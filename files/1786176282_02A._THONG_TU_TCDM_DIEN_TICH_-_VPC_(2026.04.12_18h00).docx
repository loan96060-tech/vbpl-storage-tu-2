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jc w:val="center"/>
        <w:tblCellMar>
          <w:left w:w="57" w:type="dxa"/>
          <w:right w:w="57" w:type="dxa"/>
        </w:tblCellMar>
        <w:tblLook w:val="0000" w:firstRow="0" w:lastRow="0" w:firstColumn="0" w:lastColumn="0" w:noHBand="0" w:noVBand="0"/>
      </w:tblPr>
      <w:tblGrid>
        <w:gridCol w:w="3539"/>
        <w:gridCol w:w="6101"/>
      </w:tblGrid>
      <w:tr w:rsidR="0010455D" w:rsidRPr="0010455D" w14:paraId="52145FCC" w14:textId="77777777" w:rsidTr="00BD7D4F">
        <w:trPr>
          <w:trHeight w:val="851"/>
          <w:jc w:val="center"/>
        </w:trPr>
        <w:tc>
          <w:tcPr>
            <w:tcW w:w="3539" w:type="dxa"/>
          </w:tcPr>
          <w:bookmarkStart w:id="0" w:name="_GoBack"/>
          <w:bookmarkEnd w:id="0"/>
          <w:p w14:paraId="6C07954E" w14:textId="11F9092B" w:rsidR="00510721" w:rsidRPr="0010455D" w:rsidRDefault="0065154E" w:rsidP="00773453">
            <w:pPr>
              <w:tabs>
                <w:tab w:val="left" w:pos="680"/>
              </w:tabs>
              <w:spacing w:after="20"/>
              <w:jc w:val="center"/>
              <w:rPr>
                <w:b/>
                <w:bCs/>
                <w:sz w:val="26"/>
                <w:szCs w:val="26"/>
                <w:rPrChange w:id="1" w:author="Ken Ben" w:date="2026-04-13T08:38:00Z">
                  <w:rPr>
                    <w:b/>
                    <w:bCs/>
                    <w:color w:val="000000"/>
                    <w:sz w:val="26"/>
                    <w:szCs w:val="26"/>
                  </w:rPr>
                </w:rPrChange>
              </w:rPr>
            </w:pPr>
            <w:r w:rsidRPr="0010455D">
              <w:rPr>
                <w:noProof/>
                <w:sz w:val="26"/>
                <w:szCs w:val="26"/>
                <w:rPrChange w:id="2" w:author="Ken Ben" w:date="2026-04-13T08:38:00Z">
                  <w:rPr>
                    <w:noProof/>
                    <w:color w:val="000000"/>
                    <w:sz w:val="26"/>
                    <w:szCs w:val="26"/>
                  </w:rPr>
                </w:rPrChange>
              </w:rPr>
              <mc:AlternateContent>
                <mc:Choice Requires="wps">
                  <w:drawing>
                    <wp:anchor distT="0" distB="0" distL="114300" distR="114300" simplePos="0" relativeHeight="251656192" behindDoc="0" locked="0" layoutInCell="1" allowOverlap="1" wp14:anchorId="40DCA3DE" wp14:editId="534E9CAC">
                      <wp:simplePos x="0" y="0"/>
                      <wp:positionH relativeFrom="column">
                        <wp:posOffset>892546</wp:posOffset>
                      </wp:positionH>
                      <wp:positionV relativeFrom="paragraph">
                        <wp:posOffset>237490</wp:posOffset>
                      </wp:positionV>
                      <wp:extent cx="377190" cy="0"/>
                      <wp:effectExtent l="0" t="0" r="0" b="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719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E238B8"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3pt,18.7pt" to="100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" strokeweight=".5pt"/>
                  </w:pict>
                </mc:Fallback>
              </mc:AlternateContent>
            </w:r>
            <w:r w:rsidR="00510721" w:rsidRPr="0010455D">
              <w:rPr>
                <w:b/>
                <w:bCs/>
                <w:sz w:val="26"/>
                <w:szCs w:val="26"/>
                <w:rPrChange w:id="3" w:author="Ken Ben" w:date="2026-04-13T08:38:00Z">
                  <w:rPr>
                    <w:b/>
                    <w:bCs/>
                    <w:color w:val="000000"/>
                    <w:sz w:val="26"/>
                    <w:szCs w:val="26"/>
                  </w:rPr>
                </w:rPrChange>
              </w:rPr>
              <w:t xml:space="preserve">BỘ </w:t>
            </w:r>
            <w:r w:rsidR="00773453" w:rsidRPr="0010455D">
              <w:rPr>
                <w:b/>
                <w:bCs/>
                <w:sz w:val="26"/>
                <w:szCs w:val="26"/>
                <w:rPrChange w:id="4" w:author="Ken Ben" w:date="2026-04-13T08:38:00Z">
                  <w:rPr>
                    <w:b/>
                    <w:bCs/>
                    <w:color w:val="000000"/>
                    <w:sz w:val="26"/>
                    <w:szCs w:val="26"/>
                  </w:rPr>
                </w:rPrChange>
              </w:rPr>
              <w:t>Y TẾ</w:t>
            </w:r>
          </w:p>
        </w:tc>
        <w:tc>
          <w:tcPr>
            <w:tcW w:w="6101" w:type="dxa"/>
          </w:tcPr>
          <w:p w14:paraId="79F7D488" w14:textId="77777777" w:rsidR="00510721" w:rsidRPr="0010455D" w:rsidRDefault="00510721" w:rsidP="00203CA0">
            <w:pPr>
              <w:tabs>
                <w:tab w:val="left" w:pos="680"/>
              </w:tabs>
              <w:jc w:val="center"/>
              <w:rPr>
                <w:b/>
                <w:bCs/>
                <w:sz w:val="26"/>
                <w:szCs w:val="26"/>
                <w:rPrChange w:id="5" w:author="Ken Ben" w:date="2026-04-13T08:38:00Z">
                  <w:rPr>
                    <w:b/>
                    <w:bCs/>
                    <w:color w:val="000000"/>
                    <w:sz w:val="26"/>
                    <w:szCs w:val="26"/>
                  </w:rPr>
                </w:rPrChange>
              </w:rPr>
            </w:pPr>
            <w:r w:rsidRPr="0010455D">
              <w:rPr>
                <w:b/>
                <w:bCs/>
                <w:sz w:val="26"/>
                <w:szCs w:val="26"/>
                <w:rPrChange w:id="6" w:author="Ken Ben" w:date="2026-04-13T08:38:00Z">
                  <w:rPr>
                    <w:b/>
                    <w:bCs/>
                    <w:color w:val="000000"/>
                    <w:sz w:val="26"/>
                    <w:szCs w:val="26"/>
                  </w:rPr>
                </w:rPrChange>
              </w:rPr>
              <w:t>CỘNG HOÀ XÃ HỘI CHỦ NGHĨA VIỆT NAM</w:t>
            </w:r>
          </w:p>
          <w:p w14:paraId="33A167B5" w14:textId="6F85CCC3" w:rsidR="00510721" w:rsidRPr="0010455D" w:rsidRDefault="0065154E" w:rsidP="00964548">
            <w:pPr>
              <w:tabs>
                <w:tab w:val="left" w:pos="680"/>
              </w:tabs>
              <w:jc w:val="center"/>
              <w:rPr>
                <w:b/>
                <w:bCs/>
                <w:sz w:val="28"/>
                <w:szCs w:val="28"/>
                <w:lang w:val="pt-BR"/>
                <w:rPrChange w:id="7" w:author="Ken Ben" w:date="2026-04-13T08:38:00Z">
                  <w:rPr>
                    <w:b/>
                    <w:bCs/>
                    <w:color w:val="000000"/>
                    <w:sz w:val="28"/>
                    <w:szCs w:val="28"/>
                    <w:lang w:val="pt-BR"/>
                  </w:rPr>
                </w:rPrChange>
              </w:rPr>
            </w:pPr>
            <w:r w:rsidRPr="0010455D">
              <w:rPr>
                <w:noProof/>
                <w:sz w:val="28"/>
                <w:szCs w:val="28"/>
                <w:rPrChange w:id="8" w:author="Ken Ben" w:date="2026-04-13T08:38:00Z">
                  <w:rPr>
                    <w:noProof/>
                    <w:color w:val="000000"/>
                    <w:sz w:val="28"/>
                    <w:szCs w:val="28"/>
                  </w:rPr>
                </w:rPrChange>
              </w:rPr>
              <mc:AlternateContent>
                <mc:Choice Requires="wps">
                  <w:drawing>
                    <wp:anchor distT="0" distB="0" distL="114300" distR="114300" simplePos="0" relativeHeight="251657216" behindDoc="0" locked="0" layoutInCell="1" allowOverlap="1" wp14:anchorId="6B874A05" wp14:editId="5B39F8FE">
                      <wp:simplePos x="0" y="0"/>
                      <wp:positionH relativeFrom="column">
                        <wp:posOffset>839470</wp:posOffset>
                      </wp:positionH>
                      <wp:positionV relativeFrom="paragraph">
                        <wp:posOffset>245481</wp:posOffset>
                      </wp:positionV>
                      <wp:extent cx="2139315" cy="0"/>
                      <wp:effectExtent l="0" t="0" r="0" b="0"/>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1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57CFB3D" id="Line 1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1pt,19.35pt" to="234.5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" strokeweight=".5pt"/>
                  </w:pict>
                </mc:Fallback>
              </mc:AlternateContent>
            </w:r>
            <w:r w:rsidR="00510721" w:rsidRPr="0010455D">
              <w:rPr>
                <w:b/>
                <w:bCs/>
                <w:sz w:val="28"/>
                <w:szCs w:val="28"/>
                <w:lang w:val="pt-BR"/>
                <w:rPrChange w:id="9" w:author="Ken Ben" w:date="2026-04-13T08:38:00Z">
                  <w:rPr>
                    <w:b/>
                    <w:bCs/>
                    <w:color w:val="000000"/>
                    <w:sz w:val="28"/>
                    <w:szCs w:val="28"/>
                    <w:lang w:val="pt-BR"/>
                  </w:rPr>
                </w:rPrChange>
              </w:rPr>
              <w:t>Độc lập - Tự do - Hạnh phúc</w:t>
            </w:r>
          </w:p>
        </w:tc>
      </w:tr>
      <w:tr w:rsidR="0010455D" w:rsidRPr="0010455D" w14:paraId="155DE5AB" w14:textId="77777777" w:rsidTr="00BD7D4F">
        <w:trPr>
          <w:trHeight w:val="580"/>
          <w:jc w:val="center"/>
        </w:trPr>
        <w:tc>
          <w:tcPr>
            <w:tcW w:w="3539" w:type="dxa"/>
          </w:tcPr>
          <w:p w14:paraId="72ABF52A" w14:textId="040C947D" w:rsidR="00510721" w:rsidRPr="0010455D" w:rsidRDefault="00773453" w:rsidP="00BD7D4F">
            <w:pPr>
              <w:tabs>
                <w:tab w:val="left" w:pos="680"/>
              </w:tabs>
              <w:jc w:val="center"/>
              <w:rPr>
                <w:sz w:val="26"/>
                <w:szCs w:val="26"/>
                <w:rPrChange w:id="10" w:author="Ken Ben" w:date="2026-04-13T08:38:00Z">
                  <w:rPr>
                    <w:color w:val="000000"/>
                    <w:sz w:val="26"/>
                    <w:szCs w:val="26"/>
                  </w:rPr>
                </w:rPrChange>
              </w:rPr>
            </w:pPr>
            <w:r w:rsidRPr="0010455D">
              <w:rPr>
                <w:sz w:val="26"/>
                <w:szCs w:val="26"/>
                <w:rPrChange w:id="11" w:author="Ken Ben" w:date="2026-04-13T08:38:00Z">
                  <w:rPr>
                    <w:color w:val="000000"/>
                    <w:sz w:val="26"/>
                    <w:szCs w:val="26"/>
                  </w:rPr>
                </w:rPrChange>
              </w:rPr>
              <w:t xml:space="preserve">Số:      </w:t>
            </w:r>
            <w:r w:rsidR="007A5232" w:rsidRPr="0010455D">
              <w:rPr>
                <w:sz w:val="26"/>
                <w:szCs w:val="26"/>
                <w:lang w:val="vi-VN"/>
                <w:rPrChange w:id="12" w:author="Ken Ben" w:date="2026-04-13T08:38:00Z">
                  <w:rPr>
                    <w:color w:val="000000"/>
                    <w:sz w:val="26"/>
                    <w:szCs w:val="26"/>
                    <w:lang w:val="vi-VN"/>
                  </w:rPr>
                </w:rPrChange>
              </w:rPr>
              <w:t xml:space="preserve"> </w:t>
            </w:r>
            <w:r w:rsidR="00B416D1" w:rsidRPr="0010455D">
              <w:rPr>
                <w:sz w:val="26"/>
                <w:szCs w:val="26"/>
                <w:rPrChange w:id="13" w:author="Ken Ben" w:date="2026-04-13T08:38:00Z">
                  <w:rPr>
                    <w:color w:val="000000"/>
                    <w:sz w:val="26"/>
                    <w:szCs w:val="26"/>
                  </w:rPr>
                </w:rPrChange>
              </w:rPr>
              <w:t xml:space="preserve">  </w:t>
            </w:r>
            <w:r w:rsidRPr="0010455D">
              <w:rPr>
                <w:sz w:val="26"/>
                <w:szCs w:val="26"/>
                <w:rPrChange w:id="14" w:author="Ken Ben" w:date="2026-04-13T08:38:00Z">
                  <w:rPr>
                    <w:color w:val="000000"/>
                    <w:sz w:val="26"/>
                    <w:szCs w:val="26"/>
                  </w:rPr>
                </w:rPrChange>
              </w:rPr>
              <w:t>/</w:t>
            </w:r>
            <w:r w:rsidR="0057291F" w:rsidRPr="0010455D">
              <w:rPr>
                <w:sz w:val="26"/>
                <w:szCs w:val="26"/>
                <w:rPrChange w:id="15" w:author="Ken Ben" w:date="2026-04-13T08:38:00Z">
                  <w:rPr>
                    <w:color w:val="000000"/>
                    <w:sz w:val="26"/>
                    <w:szCs w:val="26"/>
                  </w:rPr>
                </w:rPrChange>
              </w:rPr>
              <w:t>2026</w:t>
            </w:r>
            <w:r w:rsidRPr="0010455D">
              <w:rPr>
                <w:sz w:val="26"/>
                <w:szCs w:val="26"/>
                <w:rPrChange w:id="16" w:author="Ken Ben" w:date="2026-04-13T08:38:00Z">
                  <w:rPr>
                    <w:color w:val="000000"/>
                    <w:sz w:val="26"/>
                    <w:szCs w:val="26"/>
                  </w:rPr>
                </w:rPrChange>
              </w:rPr>
              <w:t>/TT-BYT</w:t>
            </w:r>
          </w:p>
        </w:tc>
        <w:tc>
          <w:tcPr>
            <w:tcW w:w="6101" w:type="dxa"/>
          </w:tcPr>
          <w:p w14:paraId="49E94737" w14:textId="408FAAC7" w:rsidR="00510721" w:rsidRPr="0010455D" w:rsidRDefault="00510721" w:rsidP="00D8264A">
            <w:pPr>
              <w:tabs>
                <w:tab w:val="left" w:pos="680"/>
              </w:tabs>
              <w:jc w:val="center"/>
              <w:rPr>
                <w:sz w:val="26"/>
                <w:szCs w:val="26"/>
                <w:lang w:val="vi-VN"/>
                <w:rPrChange w:id="17" w:author="Ken Ben" w:date="2026-04-13T08:38:00Z">
                  <w:rPr>
                    <w:color w:val="000000"/>
                    <w:sz w:val="26"/>
                    <w:szCs w:val="26"/>
                    <w:lang w:val="vi-VN"/>
                  </w:rPr>
                </w:rPrChange>
              </w:rPr>
            </w:pPr>
            <w:r w:rsidRPr="0010455D">
              <w:rPr>
                <w:i/>
                <w:iCs/>
                <w:sz w:val="26"/>
                <w:szCs w:val="26"/>
                <w:rPrChange w:id="18" w:author="Ken Ben" w:date="2026-04-13T08:38:00Z">
                  <w:rPr>
                    <w:i/>
                    <w:iCs/>
                    <w:color w:val="000000"/>
                    <w:sz w:val="26"/>
                    <w:szCs w:val="26"/>
                  </w:rPr>
                </w:rPrChange>
              </w:rPr>
              <w:t>Hà Nội, ngày</w:t>
            </w:r>
            <w:r w:rsidR="00576351" w:rsidRPr="0010455D">
              <w:rPr>
                <w:i/>
                <w:iCs/>
                <w:sz w:val="26"/>
                <w:szCs w:val="26"/>
                <w:rPrChange w:id="19" w:author="Ken Ben" w:date="2026-04-13T08:38:00Z">
                  <w:rPr>
                    <w:i/>
                    <w:iCs/>
                    <w:color w:val="000000"/>
                    <w:sz w:val="26"/>
                    <w:szCs w:val="26"/>
                  </w:rPr>
                </w:rPrChange>
              </w:rPr>
              <w:t xml:space="preserve"> </w:t>
            </w:r>
            <w:r w:rsidR="00773453" w:rsidRPr="0010455D">
              <w:rPr>
                <w:i/>
                <w:iCs/>
                <w:sz w:val="26"/>
                <w:szCs w:val="26"/>
                <w:rPrChange w:id="20" w:author="Ken Ben" w:date="2026-04-13T08:38:00Z">
                  <w:rPr>
                    <w:i/>
                    <w:iCs/>
                    <w:color w:val="000000"/>
                    <w:sz w:val="26"/>
                    <w:szCs w:val="26"/>
                  </w:rPr>
                </w:rPrChange>
              </w:rPr>
              <w:t xml:space="preserve">      </w:t>
            </w:r>
            <w:r w:rsidRPr="0010455D">
              <w:rPr>
                <w:i/>
                <w:iCs/>
                <w:sz w:val="26"/>
                <w:szCs w:val="26"/>
                <w:rPrChange w:id="21" w:author="Ken Ben" w:date="2026-04-13T08:38:00Z">
                  <w:rPr>
                    <w:i/>
                    <w:iCs/>
                    <w:color w:val="000000"/>
                    <w:sz w:val="26"/>
                    <w:szCs w:val="26"/>
                  </w:rPr>
                </w:rPrChange>
              </w:rPr>
              <w:t xml:space="preserve">tháng </w:t>
            </w:r>
            <w:r w:rsidR="0057291F" w:rsidRPr="0010455D">
              <w:rPr>
                <w:i/>
                <w:iCs/>
                <w:sz w:val="26"/>
                <w:szCs w:val="26"/>
                <w:lang w:val="vi-VN"/>
                <w:rPrChange w:id="22" w:author="Ken Ben" w:date="2026-04-13T08:38:00Z">
                  <w:rPr>
                    <w:i/>
                    <w:iCs/>
                    <w:color w:val="000000"/>
                    <w:sz w:val="26"/>
                    <w:szCs w:val="26"/>
                    <w:lang w:val="vi-VN"/>
                  </w:rPr>
                </w:rPrChange>
              </w:rPr>
              <w:t xml:space="preserve">  </w:t>
            </w:r>
            <w:r w:rsidR="00503032" w:rsidRPr="0010455D">
              <w:rPr>
                <w:i/>
                <w:iCs/>
                <w:sz w:val="26"/>
                <w:szCs w:val="26"/>
                <w:rPrChange w:id="23" w:author="Ken Ben" w:date="2026-04-13T08:38:00Z">
                  <w:rPr>
                    <w:i/>
                    <w:iCs/>
                    <w:color w:val="000000"/>
                    <w:sz w:val="26"/>
                    <w:szCs w:val="26"/>
                  </w:rPr>
                </w:rPrChange>
              </w:rPr>
              <w:t xml:space="preserve">   </w:t>
            </w:r>
            <w:r w:rsidR="009B5A95" w:rsidRPr="0010455D">
              <w:rPr>
                <w:i/>
                <w:iCs/>
                <w:sz w:val="26"/>
                <w:szCs w:val="26"/>
                <w:rPrChange w:id="24" w:author="Ken Ben" w:date="2026-04-13T08:38:00Z">
                  <w:rPr>
                    <w:i/>
                    <w:iCs/>
                    <w:color w:val="000000"/>
                    <w:sz w:val="26"/>
                    <w:szCs w:val="26"/>
                  </w:rPr>
                </w:rPrChange>
              </w:rPr>
              <w:t xml:space="preserve"> </w:t>
            </w:r>
            <w:r w:rsidRPr="0010455D">
              <w:rPr>
                <w:i/>
                <w:iCs/>
                <w:sz w:val="26"/>
                <w:szCs w:val="26"/>
                <w:rPrChange w:id="25" w:author="Ken Ben" w:date="2026-04-13T08:38:00Z">
                  <w:rPr>
                    <w:i/>
                    <w:iCs/>
                    <w:color w:val="000000"/>
                    <w:sz w:val="26"/>
                    <w:szCs w:val="26"/>
                  </w:rPr>
                </w:rPrChange>
              </w:rPr>
              <w:t xml:space="preserve">năm </w:t>
            </w:r>
            <w:r w:rsidR="0057291F" w:rsidRPr="0010455D">
              <w:rPr>
                <w:i/>
                <w:iCs/>
                <w:sz w:val="26"/>
                <w:szCs w:val="26"/>
                <w:rPrChange w:id="26" w:author="Ken Ben" w:date="2026-04-13T08:38:00Z">
                  <w:rPr>
                    <w:i/>
                    <w:iCs/>
                    <w:color w:val="000000"/>
                    <w:sz w:val="26"/>
                    <w:szCs w:val="26"/>
                  </w:rPr>
                </w:rPrChange>
              </w:rPr>
              <w:t>2026</w:t>
            </w:r>
          </w:p>
        </w:tc>
      </w:tr>
    </w:tbl>
    <w:p w14:paraId="4E409F0C" w14:textId="4CB60492" w:rsidR="0072699D" w:rsidRPr="0010455D" w:rsidRDefault="00510721" w:rsidP="00A30DE3">
      <w:pPr>
        <w:jc w:val="center"/>
        <w:rPr>
          <w:b/>
          <w:bCs/>
          <w:sz w:val="28"/>
          <w:szCs w:val="28"/>
        </w:rPr>
      </w:pPr>
      <w:r w:rsidRPr="0010455D">
        <w:rPr>
          <w:b/>
          <w:bCs/>
          <w:sz w:val="28"/>
          <w:szCs w:val="28"/>
        </w:rPr>
        <w:t>THÔNG T</w:t>
      </w:r>
      <w:r w:rsidRPr="0010455D">
        <w:rPr>
          <w:b/>
          <w:bCs/>
          <w:sz w:val="28"/>
          <w:szCs w:val="28"/>
        </w:rPr>
        <w:softHyphen/>
      </w:r>
      <w:r w:rsidRPr="0010455D">
        <w:rPr>
          <w:b/>
          <w:bCs/>
          <w:sz w:val="28"/>
          <w:szCs w:val="28"/>
        </w:rPr>
        <w:softHyphen/>
        <w:t>Ư</w:t>
      </w:r>
    </w:p>
    <w:p w14:paraId="3D9834A4" w14:textId="77777777" w:rsidR="00D83586" w:rsidRPr="0010455D" w:rsidRDefault="00277F13" w:rsidP="00284885">
      <w:pPr>
        <w:jc w:val="center"/>
        <w:rPr>
          <w:ins w:id="27" w:author="tran xuan hang" w:date="2026-04-10T16:09:00Z"/>
          <w:b/>
          <w:bCs/>
          <w:spacing w:val="-4"/>
          <w:sz w:val="28"/>
          <w:szCs w:val="26"/>
          <w:rPrChange w:id="28" w:author="Ken Ben" w:date="2026-04-13T08:38:00Z">
            <w:rPr>
              <w:ins w:id="29" w:author="tran xuan hang" w:date="2026-04-10T16:09:00Z"/>
              <w:b/>
              <w:bCs/>
              <w:color w:val="000000"/>
              <w:spacing w:val="-4"/>
              <w:sz w:val="28"/>
              <w:szCs w:val="26"/>
            </w:rPr>
          </w:rPrChange>
        </w:rPr>
      </w:pPr>
      <w:r w:rsidRPr="0010455D">
        <w:rPr>
          <w:b/>
          <w:bCs/>
          <w:spacing w:val="-4"/>
          <w:sz w:val="28"/>
          <w:szCs w:val="26"/>
          <w:rPrChange w:id="30" w:author="Ken Ben" w:date="2026-04-13T08:38:00Z">
            <w:rPr>
              <w:b/>
              <w:bCs/>
              <w:color w:val="000000"/>
              <w:spacing w:val="-4"/>
              <w:sz w:val="28"/>
              <w:szCs w:val="26"/>
            </w:rPr>
          </w:rPrChange>
        </w:rPr>
        <w:t xml:space="preserve">Quy định </w:t>
      </w:r>
      <w:r w:rsidR="00284885" w:rsidRPr="0010455D">
        <w:rPr>
          <w:b/>
          <w:bCs/>
          <w:spacing w:val="-4"/>
          <w:sz w:val="28"/>
          <w:szCs w:val="26"/>
          <w:rPrChange w:id="31" w:author="Ken Ben" w:date="2026-04-13T08:38:00Z">
            <w:rPr>
              <w:b/>
              <w:bCs/>
              <w:color w:val="000000"/>
              <w:spacing w:val="-4"/>
              <w:sz w:val="28"/>
              <w:szCs w:val="26"/>
            </w:rPr>
          </w:rPrChange>
        </w:rPr>
        <w:t>chi tiết hướng dẫn về tiêu chuẩn, định mức</w:t>
      </w:r>
    </w:p>
    <w:p w14:paraId="2022659B" w14:textId="32D557DB" w:rsidR="00BF1179" w:rsidRPr="0010455D" w:rsidDel="00D83586" w:rsidRDefault="00284885" w:rsidP="00284885">
      <w:pPr>
        <w:jc w:val="center"/>
        <w:rPr>
          <w:del w:id="32" w:author="tran xuan hang" w:date="2026-04-10T16:09:00Z"/>
          <w:b/>
          <w:bCs/>
          <w:spacing w:val="-4"/>
          <w:sz w:val="28"/>
          <w:szCs w:val="26"/>
          <w:rPrChange w:id="33" w:author="Ken Ben" w:date="2026-04-13T08:38:00Z">
            <w:rPr>
              <w:del w:id="34" w:author="tran xuan hang" w:date="2026-04-10T16:09:00Z"/>
              <w:b/>
              <w:bCs/>
              <w:color w:val="000000"/>
              <w:spacing w:val="-4"/>
              <w:sz w:val="28"/>
              <w:szCs w:val="26"/>
            </w:rPr>
          </w:rPrChange>
        </w:rPr>
      </w:pPr>
      <w:r w:rsidRPr="0010455D">
        <w:rPr>
          <w:b/>
          <w:bCs/>
          <w:spacing w:val="-4"/>
          <w:sz w:val="28"/>
          <w:szCs w:val="26"/>
          <w:rPrChange w:id="35" w:author="Ken Ben" w:date="2026-04-13T08:38:00Z">
            <w:rPr>
              <w:b/>
              <w:bCs/>
              <w:color w:val="000000"/>
              <w:spacing w:val="-4"/>
              <w:sz w:val="28"/>
              <w:szCs w:val="26"/>
            </w:rPr>
          </w:rPrChange>
        </w:rPr>
        <w:t xml:space="preserve"> diện tích công trình </w:t>
      </w:r>
    </w:p>
    <w:p w14:paraId="62A0A168" w14:textId="67C4D5AB" w:rsidR="0067337F" w:rsidRPr="0010455D" w:rsidDel="00D83586" w:rsidRDefault="00284885" w:rsidP="00D83586">
      <w:pPr>
        <w:jc w:val="center"/>
        <w:rPr>
          <w:del w:id="36" w:author="tran xuan hang" w:date="2026-04-10T16:09:00Z"/>
          <w:b/>
          <w:bCs/>
          <w:spacing w:val="-4"/>
          <w:sz w:val="28"/>
          <w:szCs w:val="26"/>
          <w:rPrChange w:id="37" w:author="Ken Ben" w:date="2026-04-13T08:38:00Z">
            <w:rPr>
              <w:del w:id="38" w:author="tran xuan hang" w:date="2026-04-10T16:09:00Z"/>
              <w:b/>
              <w:bCs/>
              <w:color w:val="000000"/>
              <w:spacing w:val="-4"/>
              <w:sz w:val="28"/>
              <w:szCs w:val="26"/>
            </w:rPr>
          </w:rPrChange>
        </w:rPr>
      </w:pPr>
      <w:r w:rsidRPr="0010455D">
        <w:rPr>
          <w:b/>
          <w:bCs/>
          <w:spacing w:val="-4"/>
          <w:sz w:val="28"/>
          <w:szCs w:val="26"/>
          <w:rPrChange w:id="39" w:author="Ken Ben" w:date="2026-04-13T08:38:00Z">
            <w:rPr>
              <w:b/>
              <w:bCs/>
              <w:color w:val="000000"/>
              <w:spacing w:val="-4"/>
              <w:sz w:val="28"/>
              <w:szCs w:val="26"/>
            </w:rPr>
          </w:rPrChange>
        </w:rPr>
        <w:t>sự nghiệp trong lĩnh vực y tế thuộc lĩnh vực quản lý nhà nước của Bộ Y tế</w:t>
      </w:r>
      <w:ins w:id="40" w:author="tran xuan hang" w:date="2026-04-10T16:09:00Z">
        <w:r w:rsidR="00D83586" w:rsidRPr="0010455D">
          <w:rPr>
            <w:b/>
            <w:bCs/>
            <w:spacing w:val="-4"/>
            <w:sz w:val="28"/>
            <w:szCs w:val="26"/>
            <w:rPrChange w:id="41" w:author="Ken Ben" w:date="2026-04-13T08:38:00Z">
              <w:rPr>
                <w:b/>
                <w:bCs/>
                <w:color w:val="000000"/>
                <w:spacing w:val="-4"/>
                <w:sz w:val="28"/>
                <w:szCs w:val="26"/>
              </w:rPr>
            </w:rPrChange>
          </w:rPr>
          <w:t xml:space="preserve"> </w:t>
        </w:r>
      </w:ins>
    </w:p>
    <w:p w14:paraId="475CF22A" w14:textId="36405DDA" w:rsidR="00284885" w:rsidRPr="0010455D" w:rsidRDefault="0016778F" w:rsidP="00D83586">
      <w:pPr>
        <w:jc w:val="center"/>
        <w:rPr>
          <w:b/>
          <w:bCs/>
          <w:spacing w:val="-4"/>
          <w:sz w:val="28"/>
          <w:szCs w:val="26"/>
          <w:rPrChange w:id="42" w:author="Ken Ben" w:date="2026-04-13T08:38:00Z">
            <w:rPr>
              <w:b/>
              <w:bCs/>
              <w:color w:val="000000"/>
              <w:spacing w:val="-4"/>
              <w:sz w:val="28"/>
              <w:szCs w:val="26"/>
            </w:rPr>
          </w:rPrChange>
        </w:rPr>
      </w:pPr>
      <w:r w:rsidRPr="0010455D">
        <w:rPr>
          <w:b/>
          <w:bCs/>
          <w:spacing w:val="-4"/>
          <w:sz w:val="28"/>
          <w:szCs w:val="26"/>
          <w:rPrChange w:id="43" w:author="Ken Ben" w:date="2026-04-13T08:38:00Z">
            <w:rPr>
              <w:b/>
              <w:bCs/>
              <w:color w:val="000000"/>
              <w:spacing w:val="-4"/>
              <w:sz w:val="28"/>
              <w:szCs w:val="26"/>
            </w:rPr>
          </w:rPrChange>
        </w:rPr>
        <w:t xml:space="preserve">và phân cấp thẩm quyền phê duyệt tiêu chuẩn, định mức </w:t>
      </w:r>
      <w:r w:rsidR="00532607" w:rsidRPr="0010455D">
        <w:rPr>
          <w:b/>
          <w:bCs/>
          <w:spacing w:val="-4"/>
          <w:sz w:val="28"/>
          <w:szCs w:val="26"/>
          <w:rPrChange w:id="44" w:author="Ken Ben" w:date="2026-04-13T08:38:00Z">
            <w:rPr>
              <w:b/>
              <w:bCs/>
              <w:color w:val="000000"/>
              <w:spacing w:val="-4"/>
              <w:sz w:val="28"/>
              <w:szCs w:val="26"/>
            </w:rPr>
          </w:rPrChange>
        </w:rPr>
        <w:t xml:space="preserve">diện tích chuyên dùng, </w:t>
      </w:r>
      <w:r w:rsidRPr="0010455D">
        <w:rPr>
          <w:b/>
          <w:bCs/>
          <w:spacing w:val="-4"/>
          <w:sz w:val="28"/>
          <w:szCs w:val="26"/>
          <w:rPrChange w:id="45" w:author="Ken Ben" w:date="2026-04-13T08:38:00Z">
            <w:rPr>
              <w:b/>
              <w:bCs/>
              <w:color w:val="000000"/>
              <w:spacing w:val="-4"/>
              <w:sz w:val="28"/>
              <w:szCs w:val="26"/>
            </w:rPr>
          </w:rPrChange>
        </w:rPr>
        <w:t>diện tích công trình sự nghiệp</w:t>
      </w:r>
      <w:ins w:id="46" w:author="tran xuan hang" w:date="2026-04-10T16:04:00Z">
        <w:r w:rsidR="00970EEB" w:rsidRPr="0010455D">
          <w:rPr>
            <w:b/>
            <w:bCs/>
            <w:spacing w:val="-4"/>
            <w:sz w:val="28"/>
            <w:szCs w:val="26"/>
            <w:rPrChange w:id="47" w:author="Ken Ben" w:date="2026-04-13T08:38:00Z">
              <w:rPr>
                <w:b/>
                <w:bCs/>
                <w:color w:val="000000"/>
                <w:spacing w:val="-4"/>
                <w:sz w:val="28"/>
                <w:szCs w:val="26"/>
              </w:rPr>
            </w:rPrChange>
          </w:rPr>
          <w:t xml:space="preserve"> trong lĩnh vực y tế</w:t>
        </w:r>
      </w:ins>
      <w:r w:rsidRPr="0010455D">
        <w:rPr>
          <w:b/>
          <w:bCs/>
          <w:spacing w:val="-4"/>
          <w:sz w:val="28"/>
          <w:szCs w:val="26"/>
          <w:rPrChange w:id="48" w:author="Ken Ben" w:date="2026-04-13T08:38:00Z">
            <w:rPr>
              <w:b/>
              <w:bCs/>
              <w:color w:val="000000"/>
              <w:spacing w:val="-4"/>
              <w:sz w:val="28"/>
              <w:szCs w:val="26"/>
            </w:rPr>
          </w:rPrChange>
        </w:rPr>
        <w:t xml:space="preserve"> thuộc </w:t>
      </w:r>
      <w:r w:rsidR="00B61D74" w:rsidRPr="0010455D">
        <w:rPr>
          <w:b/>
          <w:bCs/>
          <w:spacing w:val="-4"/>
          <w:sz w:val="28"/>
          <w:szCs w:val="26"/>
          <w:rPrChange w:id="49" w:author="Ken Ben" w:date="2026-04-13T08:38:00Z">
            <w:rPr>
              <w:b/>
              <w:bCs/>
              <w:color w:val="000000"/>
              <w:spacing w:val="-4"/>
              <w:sz w:val="28"/>
              <w:szCs w:val="26"/>
            </w:rPr>
          </w:rPrChange>
        </w:rPr>
        <w:t>phạm vi quản lý</w:t>
      </w:r>
      <w:r w:rsidRPr="0010455D">
        <w:rPr>
          <w:b/>
          <w:bCs/>
          <w:spacing w:val="-4"/>
          <w:sz w:val="28"/>
          <w:szCs w:val="26"/>
          <w:rPrChange w:id="50" w:author="Ken Ben" w:date="2026-04-13T08:38:00Z">
            <w:rPr>
              <w:b/>
              <w:bCs/>
              <w:color w:val="000000"/>
              <w:spacing w:val="-4"/>
              <w:sz w:val="28"/>
              <w:szCs w:val="26"/>
            </w:rPr>
          </w:rPrChange>
        </w:rPr>
        <w:t xml:space="preserve"> của Bộ Y tế</w:t>
      </w:r>
    </w:p>
    <w:p w14:paraId="53C317DD" w14:textId="6E988E35" w:rsidR="00284885" w:rsidRPr="0010455D" w:rsidRDefault="0065154E" w:rsidP="00B6622D">
      <w:pPr>
        <w:jc w:val="center"/>
        <w:rPr>
          <w:b/>
          <w:bCs/>
          <w:sz w:val="28"/>
          <w:szCs w:val="26"/>
          <w:lang w:val="vi-VN"/>
          <w:rPrChange w:id="51" w:author="Ken Ben" w:date="2026-04-13T08:38:00Z">
            <w:rPr>
              <w:b/>
              <w:bCs/>
              <w:color w:val="000000"/>
              <w:sz w:val="28"/>
              <w:szCs w:val="26"/>
              <w:lang w:val="vi-VN"/>
            </w:rPr>
          </w:rPrChange>
        </w:rPr>
      </w:pPr>
      <w:r w:rsidRPr="0010455D">
        <w:rPr>
          <w:b/>
          <w:bCs/>
          <w:noProof/>
          <w:sz w:val="28"/>
          <w:szCs w:val="26"/>
          <w:rPrChange w:id="52" w:author="Ken Ben" w:date="2026-04-13T08:38:00Z">
            <w:rPr>
              <w:b/>
              <w:bCs/>
              <w:noProof/>
              <w:color w:val="000000"/>
              <w:sz w:val="28"/>
              <w:szCs w:val="26"/>
            </w:rPr>
          </w:rPrChange>
        </w:rPr>
        <mc:AlternateContent>
          <mc:Choice Requires="wps">
            <w:drawing>
              <wp:anchor distT="0" distB="0" distL="114300" distR="114300" simplePos="0" relativeHeight="251658240" behindDoc="0" locked="0" layoutInCell="1" allowOverlap="1" wp14:anchorId="7E61ABD1" wp14:editId="59BD7B1F">
                <wp:simplePos x="0" y="0"/>
                <wp:positionH relativeFrom="column">
                  <wp:posOffset>1869440</wp:posOffset>
                </wp:positionH>
                <wp:positionV relativeFrom="paragraph">
                  <wp:posOffset>53340</wp:posOffset>
                </wp:positionV>
                <wp:extent cx="1991360" cy="0"/>
                <wp:effectExtent l="0" t="0" r="0" b="0"/>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136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BE1B651" id="Line 1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2pt,4.2pt" to="304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" strokeweight=".5pt"/>
            </w:pict>
          </mc:Fallback>
        </mc:AlternateContent>
      </w:r>
    </w:p>
    <w:p w14:paraId="7E77549F" w14:textId="2776CF20" w:rsidR="00BF042C" w:rsidRPr="0010455D" w:rsidRDefault="00BF042C" w:rsidP="00C6700B">
      <w:pPr>
        <w:spacing w:after="60" w:line="252" w:lineRule="auto"/>
        <w:ind w:firstLine="720"/>
        <w:jc w:val="both"/>
        <w:rPr>
          <w:i/>
          <w:spacing w:val="-10"/>
          <w:sz w:val="28"/>
          <w:szCs w:val="28"/>
          <w:lang w:val="vi-VN"/>
          <w:rPrChange w:id="53" w:author="Ken Ben" w:date="2026-04-13T08:38:00Z">
            <w:rPr>
              <w:i/>
              <w:color w:val="000000"/>
              <w:spacing w:val="-10"/>
              <w:sz w:val="28"/>
              <w:szCs w:val="28"/>
              <w:lang w:val="vi-VN"/>
            </w:rPr>
          </w:rPrChange>
        </w:rPr>
      </w:pPr>
      <w:r w:rsidRPr="0010455D">
        <w:rPr>
          <w:i/>
          <w:spacing w:val="-10"/>
          <w:sz w:val="28"/>
          <w:szCs w:val="28"/>
          <w:lang w:val="vi-VN"/>
          <w:rPrChange w:id="54" w:author="Ken Ben" w:date="2026-04-13T08:38:00Z">
            <w:rPr>
              <w:i/>
              <w:color w:val="000000"/>
              <w:spacing w:val="-10"/>
              <w:sz w:val="28"/>
              <w:szCs w:val="28"/>
              <w:lang w:val="vi-VN"/>
            </w:rPr>
          </w:rPrChange>
        </w:rPr>
        <w:t>Căn cứ Luật Tổ chức Chính phủ số 63/2025/QH15</w:t>
      </w:r>
      <w:del w:id="55" w:author="Ken Ben" w:date="2026-04-10T13:52:00Z">
        <w:r w:rsidRPr="0010455D" w:rsidDel="001B0F9D">
          <w:rPr>
            <w:i/>
            <w:spacing w:val="-10"/>
            <w:sz w:val="28"/>
            <w:szCs w:val="28"/>
            <w:lang w:val="vi-VN"/>
            <w:rPrChange w:id="56" w:author="Ken Ben" w:date="2026-04-13T08:38:00Z">
              <w:rPr>
                <w:i/>
                <w:color w:val="000000"/>
                <w:spacing w:val="-10"/>
                <w:sz w:val="28"/>
                <w:szCs w:val="28"/>
                <w:lang w:val="vi-VN"/>
              </w:rPr>
            </w:rPrChange>
          </w:rPr>
          <w:delText xml:space="preserve"> ngày 18 tháng 02 năm 2025</w:delText>
        </w:r>
      </w:del>
      <w:r w:rsidRPr="0010455D">
        <w:rPr>
          <w:i/>
          <w:spacing w:val="-10"/>
          <w:sz w:val="28"/>
          <w:szCs w:val="28"/>
          <w:lang w:val="vi-VN"/>
          <w:rPrChange w:id="57" w:author="Ken Ben" w:date="2026-04-13T08:38:00Z">
            <w:rPr>
              <w:i/>
              <w:color w:val="000000"/>
              <w:spacing w:val="-10"/>
              <w:sz w:val="28"/>
              <w:szCs w:val="28"/>
              <w:lang w:val="vi-VN"/>
            </w:rPr>
          </w:rPrChange>
        </w:rPr>
        <w:t>;</w:t>
      </w:r>
    </w:p>
    <w:p w14:paraId="42F641B6" w14:textId="3F9EDFBD" w:rsidR="00BF042C" w:rsidRPr="0010455D" w:rsidDel="004020DB" w:rsidRDefault="00BF042C" w:rsidP="00C6700B">
      <w:pPr>
        <w:spacing w:after="60" w:line="252" w:lineRule="auto"/>
        <w:ind w:firstLine="720"/>
        <w:jc w:val="both"/>
        <w:rPr>
          <w:del w:id="58" w:author="Ken Ben" w:date="2026-04-10T12:23:00Z"/>
          <w:i/>
          <w:sz w:val="28"/>
          <w:szCs w:val="28"/>
          <w:lang w:val="vi-VN"/>
          <w:rPrChange w:id="59" w:author="Ken Ben" w:date="2026-04-13T08:38:00Z">
            <w:rPr>
              <w:del w:id="60" w:author="Ken Ben" w:date="2026-04-10T12:23:00Z"/>
              <w:i/>
              <w:color w:val="000000"/>
              <w:sz w:val="28"/>
              <w:szCs w:val="28"/>
              <w:lang w:val="vi-VN"/>
            </w:rPr>
          </w:rPrChange>
        </w:rPr>
      </w:pPr>
      <w:del w:id="61" w:author="Ken Ben" w:date="2026-04-10T12:23:00Z">
        <w:r w:rsidRPr="0010455D" w:rsidDel="004020DB">
          <w:rPr>
            <w:i/>
            <w:sz w:val="28"/>
            <w:szCs w:val="28"/>
            <w:lang w:val="vi-VN"/>
            <w:rPrChange w:id="62" w:author="Ken Ben" w:date="2026-04-13T08:38:00Z">
              <w:rPr>
                <w:i/>
                <w:color w:val="000000"/>
                <w:sz w:val="28"/>
                <w:szCs w:val="28"/>
                <w:lang w:val="vi-VN"/>
              </w:rPr>
            </w:rPrChange>
          </w:rPr>
          <w:delText>Căn cứ Luật Ban hành văn bản quy phạm pháp luật số 64/2025/QH15 được sửa đổi, bổ sung bởi Luật số 87/2025/QH15 ngày 25 tháng 6 năm 2025;</w:delText>
        </w:r>
      </w:del>
    </w:p>
    <w:p w14:paraId="7C43B6F5" w14:textId="3AD4AB33" w:rsidR="00964548" w:rsidRPr="0010455D" w:rsidRDefault="00964548" w:rsidP="00C6700B">
      <w:pPr>
        <w:spacing w:after="60" w:line="252" w:lineRule="auto"/>
        <w:ind w:firstLine="720"/>
        <w:jc w:val="both"/>
        <w:rPr>
          <w:i/>
          <w:sz w:val="28"/>
          <w:szCs w:val="28"/>
          <w:lang w:val="vi-VN"/>
          <w:rPrChange w:id="63" w:author="Ken Ben" w:date="2026-04-13T08:38:00Z">
            <w:rPr>
              <w:i/>
              <w:color w:val="000000"/>
              <w:sz w:val="28"/>
              <w:szCs w:val="28"/>
              <w:lang w:val="vi-VN"/>
            </w:rPr>
          </w:rPrChange>
        </w:rPr>
      </w:pPr>
      <w:r w:rsidRPr="0010455D">
        <w:rPr>
          <w:i/>
          <w:sz w:val="28"/>
          <w:szCs w:val="28"/>
          <w:lang w:val="vi-VN"/>
          <w:rPrChange w:id="64" w:author="Ken Ben" w:date="2026-04-13T08:38:00Z">
            <w:rPr>
              <w:i/>
              <w:color w:val="000000"/>
              <w:sz w:val="28"/>
              <w:szCs w:val="28"/>
              <w:lang w:val="vi-VN"/>
            </w:rPr>
          </w:rPrChange>
        </w:rPr>
        <w:t xml:space="preserve">Căn cứ Nghị định số 155/2025/NĐ-CP </w:t>
      </w:r>
      <w:ins w:id="65" w:author="Administrator" w:date="2026-04-12T21:17:00Z">
        <w:r w:rsidR="003D682E" w:rsidRPr="0010455D">
          <w:rPr>
            <w:i/>
            <w:iCs/>
            <w:spacing w:val="-2"/>
            <w:sz w:val="28"/>
            <w:szCs w:val="28"/>
            <w:lang w:val="vi-VN"/>
            <w:rPrChange w:id="66" w:author="Ken Ben" w:date="2026-04-13T08:38:00Z">
              <w:rPr>
                <w:strike/>
                <w:color w:val="FF0000"/>
                <w:spacing w:val="-2"/>
                <w:sz w:val="28"/>
                <w:szCs w:val="28"/>
                <w:lang w:val="vi-VN"/>
              </w:rPr>
            </w:rPrChange>
          </w:rPr>
          <w:t>ngày 16 tháng 6 năm 2025</w:t>
        </w:r>
        <w:r w:rsidR="003D682E" w:rsidRPr="0010455D">
          <w:rPr>
            <w:i/>
            <w:sz w:val="28"/>
            <w:szCs w:val="28"/>
            <w:lang w:val="vi-VN"/>
            <w:rPrChange w:id="67" w:author="Ken Ben" w:date="2026-04-13T08:38:00Z">
              <w:rPr>
                <w:strike/>
                <w:color w:val="FF0000"/>
                <w:spacing w:val="-2"/>
                <w:sz w:val="28"/>
                <w:szCs w:val="28"/>
              </w:rPr>
            </w:rPrChange>
          </w:rPr>
          <w:t xml:space="preserve"> </w:t>
        </w:r>
      </w:ins>
      <w:del w:id="68" w:author="tran xuan hang" w:date="2026-04-10T16:09:00Z">
        <w:r w:rsidRPr="0010455D" w:rsidDel="00D83586">
          <w:rPr>
            <w:i/>
            <w:sz w:val="28"/>
            <w:szCs w:val="28"/>
            <w:lang w:val="vi-VN"/>
            <w:rPrChange w:id="69" w:author="Ken Ben" w:date="2026-04-13T08:38:00Z">
              <w:rPr>
                <w:i/>
                <w:color w:val="000000"/>
                <w:sz w:val="28"/>
                <w:szCs w:val="28"/>
                <w:lang w:val="vi-VN"/>
              </w:rPr>
            </w:rPrChange>
          </w:rPr>
          <w:delText xml:space="preserve">ngày 16 tháng 6 năm 2025 </w:delText>
        </w:r>
      </w:del>
      <w:r w:rsidRPr="0010455D">
        <w:rPr>
          <w:i/>
          <w:sz w:val="28"/>
          <w:szCs w:val="28"/>
          <w:lang w:val="vi-VN"/>
          <w:rPrChange w:id="70" w:author="Ken Ben" w:date="2026-04-13T08:38:00Z">
            <w:rPr>
              <w:i/>
              <w:color w:val="000000"/>
              <w:sz w:val="28"/>
              <w:szCs w:val="28"/>
              <w:lang w:val="vi-VN"/>
            </w:rPr>
          </w:rPrChange>
        </w:rPr>
        <w:t xml:space="preserve">của Chính phủ </w:t>
      </w:r>
      <w:del w:id="71" w:author="Ken Ben" w:date="2026-04-10T12:23:00Z">
        <w:r w:rsidR="005834DF" w:rsidRPr="0010455D" w:rsidDel="004020DB">
          <w:rPr>
            <w:i/>
            <w:sz w:val="28"/>
            <w:szCs w:val="28"/>
            <w:lang w:val="vi-VN"/>
            <w:rPrChange w:id="72" w:author="Ken Ben" w:date="2026-04-13T08:38:00Z">
              <w:rPr>
                <w:i/>
                <w:color w:val="000000"/>
                <w:sz w:val="28"/>
                <w:szCs w:val="28"/>
              </w:rPr>
            </w:rPrChange>
          </w:rPr>
          <w:delText>Q</w:delText>
        </w:r>
        <w:r w:rsidRPr="0010455D" w:rsidDel="004020DB">
          <w:rPr>
            <w:i/>
            <w:sz w:val="28"/>
            <w:szCs w:val="28"/>
            <w:lang w:val="vi-VN"/>
            <w:rPrChange w:id="73" w:author="Ken Ben" w:date="2026-04-13T08:38:00Z">
              <w:rPr>
                <w:i/>
                <w:color w:val="000000"/>
                <w:sz w:val="28"/>
                <w:szCs w:val="28"/>
                <w:lang w:val="vi-VN"/>
              </w:rPr>
            </w:rPrChange>
          </w:rPr>
          <w:delText xml:space="preserve">uy </w:delText>
        </w:r>
      </w:del>
      <w:ins w:id="74" w:author="Ken Ben" w:date="2026-04-10T12:23:00Z">
        <w:r w:rsidR="004020DB" w:rsidRPr="0010455D">
          <w:rPr>
            <w:i/>
            <w:sz w:val="28"/>
            <w:szCs w:val="28"/>
            <w:lang w:val="vi-VN"/>
            <w:rPrChange w:id="75" w:author="Ken Ben" w:date="2026-04-13T08:38:00Z">
              <w:rPr>
                <w:i/>
                <w:color w:val="000000"/>
                <w:sz w:val="28"/>
                <w:szCs w:val="28"/>
              </w:rPr>
            </w:rPrChange>
          </w:rPr>
          <w:t>q</w:t>
        </w:r>
        <w:r w:rsidR="004020DB" w:rsidRPr="0010455D">
          <w:rPr>
            <w:i/>
            <w:sz w:val="28"/>
            <w:szCs w:val="28"/>
            <w:lang w:val="vi-VN"/>
            <w:rPrChange w:id="76" w:author="Ken Ben" w:date="2026-04-13T08:38:00Z">
              <w:rPr>
                <w:i/>
                <w:color w:val="000000"/>
                <w:sz w:val="28"/>
                <w:szCs w:val="28"/>
                <w:lang w:val="vi-VN"/>
              </w:rPr>
            </w:rPrChange>
          </w:rPr>
          <w:t xml:space="preserve">uy </w:t>
        </w:r>
      </w:ins>
      <w:r w:rsidRPr="0010455D">
        <w:rPr>
          <w:i/>
          <w:sz w:val="28"/>
          <w:szCs w:val="28"/>
          <w:lang w:val="vi-VN"/>
          <w:rPrChange w:id="77" w:author="Ken Ben" w:date="2026-04-13T08:38:00Z">
            <w:rPr>
              <w:i/>
              <w:color w:val="000000"/>
              <w:sz w:val="28"/>
              <w:szCs w:val="28"/>
              <w:lang w:val="vi-VN"/>
            </w:rPr>
          </w:rPrChange>
        </w:rPr>
        <w:t>định tiêu chuẩn, định mức sử dụng trụ sở làm việc, cơ sở hoạt động sự nghiệp;</w:t>
      </w:r>
    </w:p>
    <w:p w14:paraId="4CCEDF05" w14:textId="540C80E9" w:rsidR="00277F13" w:rsidRPr="0010455D" w:rsidRDefault="00277F13" w:rsidP="00C6700B">
      <w:pPr>
        <w:spacing w:after="60" w:line="252" w:lineRule="auto"/>
        <w:ind w:firstLine="720"/>
        <w:jc w:val="both"/>
        <w:rPr>
          <w:i/>
          <w:sz w:val="28"/>
          <w:szCs w:val="28"/>
          <w:lang w:val="vi-VN"/>
          <w:rPrChange w:id="78" w:author="Ken Ben" w:date="2026-04-13T08:38:00Z">
            <w:rPr>
              <w:i/>
              <w:color w:val="000000"/>
              <w:sz w:val="28"/>
              <w:szCs w:val="28"/>
              <w:lang w:val="vi-VN"/>
            </w:rPr>
          </w:rPrChange>
        </w:rPr>
      </w:pPr>
      <w:r w:rsidRPr="0010455D">
        <w:rPr>
          <w:i/>
          <w:sz w:val="28"/>
          <w:szCs w:val="28"/>
          <w:lang w:val="vi-VN"/>
          <w:rPrChange w:id="79" w:author="Ken Ben" w:date="2026-04-13T08:38:00Z">
            <w:rPr>
              <w:i/>
              <w:color w:val="000000"/>
              <w:sz w:val="28"/>
              <w:szCs w:val="28"/>
              <w:lang w:val="vi-VN"/>
            </w:rPr>
          </w:rPrChange>
        </w:rPr>
        <w:t xml:space="preserve">Căn cứ Nghị định số </w:t>
      </w:r>
      <w:r w:rsidR="00AF3C84" w:rsidRPr="0010455D">
        <w:rPr>
          <w:i/>
          <w:sz w:val="28"/>
          <w:szCs w:val="28"/>
          <w:lang w:val="vi-VN"/>
          <w:rPrChange w:id="80" w:author="Ken Ben" w:date="2026-04-13T08:38:00Z">
            <w:rPr>
              <w:i/>
              <w:color w:val="000000"/>
              <w:sz w:val="28"/>
              <w:szCs w:val="28"/>
              <w:lang w:val="vi-VN"/>
            </w:rPr>
          </w:rPrChange>
        </w:rPr>
        <w:t>42</w:t>
      </w:r>
      <w:r w:rsidRPr="0010455D">
        <w:rPr>
          <w:i/>
          <w:sz w:val="28"/>
          <w:szCs w:val="28"/>
          <w:lang w:val="vi-VN"/>
          <w:rPrChange w:id="81" w:author="Ken Ben" w:date="2026-04-13T08:38:00Z">
            <w:rPr>
              <w:i/>
              <w:color w:val="000000"/>
              <w:sz w:val="28"/>
              <w:szCs w:val="28"/>
              <w:lang w:val="vi-VN"/>
            </w:rPr>
          </w:rPrChange>
        </w:rPr>
        <w:t>/</w:t>
      </w:r>
      <w:r w:rsidR="00AF3C84" w:rsidRPr="0010455D">
        <w:rPr>
          <w:i/>
          <w:sz w:val="28"/>
          <w:szCs w:val="28"/>
          <w:lang w:val="vi-VN"/>
          <w:rPrChange w:id="82" w:author="Ken Ben" w:date="2026-04-13T08:38:00Z">
            <w:rPr>
              <w:i/>
              <w:color w:val="000000"/>
              <w:sz w:val="28"/>
              <w:szCs w:val="28"/>
              <w:lang w:val="vi-VN"/>
            </w:rPr>
          </w:rPrChange>
        </w:rPr>
        <w:t>2025</w:t>
      </w:r>
      <w:r w:rsidRPr="0010455D">
        <w:rPr>
          <w:i/>
          <w:sz w:val="28"/>
          <w:szCs w:val="28"/>
          <w:lang w:val="vi-VN"/>
          <w:rPrChange w:id="83" w:author="Ken Ben" w:date="2026-04-13T08:38:00Z">
            <w:rPr>
              <w:i/>
              <w:color w:val="000000"/>
              <w:sz w:val="28"/>
              <w:szCs w:val="28"/>
              <w:lang w:val="vi-VN"/>
            </w:rPr>
          </w:rPrChange>
        </w:rPr>
        <w:t>/NĐ-</w:t>
      </w:r>
      <w:r w:rsidRPr="0010455D">
        <w:rPr>
          <w:iCs/>
          <w:sz w:val="28"/>
          <w:szCs w:val="28"/>
          <w:lang w:val="vi-VN"/>
          <w:rPrChange w:id="84" w:author="Ken Ben" w:date="2026-04-13T08:38:00Z">
            <w:rPr>
              <w:i/>
              <w:color w:val="000000"/>
              <w:sz w:val="28"/>
              <w:szCs w:val="28"/>
              <w:lang w:val="vi-VN"/>
            </w:rPr>
          </w:rPrChange>
        </w:rPr>
        <w:t xml:space="preserve">CP </w:t>
      </w:r>
      <w:ins w:id="85" w:author="Administrator" w:date="2026-04-12T21:18:00Z">
        <w:r w:rsidR="003D682E" w:rsidRPr="0010455D">
          <w:rPr>
            <w:i/>
            <w:spacing w:val="-2"/>
            <w:sz w:val="28"/>
            <w:szCs w:val="28"/>
            <w:lang w:val="vi-VN"/>
            <w:rPrChange w:id="86" w:author="Ken Ben" w:date="2026-04-13T08:38:00Z">
              <w:rPr>
                <w:iCs/>
                <w:color w:val="FF0000"/>
                <w:spacing w:val="-2"/>
                <w:sz w:val="28"/>
                <w:szCs w:val="28"/>
                <w:lang w:val="vi-VN"/>
              </w:rPr>
            </w:rPrChange>
          </w:rPr>
          <w:t xml:space="preserve">ngày </w:t>
        </w:r>
        <w:r w:rsidR="003D682E" w:rsidRPr="0010455D">
          <w:rPr>
            <w:i/>
            <w:spacing w:val="-2"/>
            <w:sz w:val="28"/>
            <w:szCs w:val="28"/>
            <w:rPrChange w:id="87" w:author="Ken Ben" w:date="2026-04-13T08:38:00Z">
              <w:rPr>
                <w:iCs/>
                <w:color w:val="FF0000"/>
                <w:spacing w:val="-2"/>
                <w:sz w:val="28"/>
                <w:szCs w:val="28"/>
              </w:rPr>
            </w:rPrChange>
          </w:rPr>
          <w:t>27</w:t>
        </w:r>
        <w:r w:rsidR="003D682E" w:rsidRPr="0010455D">
          <w:rPr>
            <w:i/>
            <w:spacing w:val="-2"/>
            <w:sz w:val="28"/>
            <w:szCs w:val="28"/>
            <w:lang w:val="vi-VN"/>
            <w:rPrChange w:id="88" w:author="Ken Ben" w:date="2026-04-13T08:38:00Z">
              <w:rPr>
                <w:iCs/>
                <w:color w:val="FF0000"/>
                <w:spacing w:val="-2"/>
                <w:sz w:val="28"/>
                <w:szCs w:val="28"/>
                <w:lang w:val="vi-VN"/>
              </w:rPr>
            </w:rPrChange>
          </w:rPr>
          <w:t xml:space="preserve"> tháng </w:t>
        </w:r>
        <w:r w:rsidR="003D682E" w:rsidRPr="0010455D">
          <w:rPr>
            <w:i/>
            <w:spacing w:val="-2"/>
            <w:sz w:val="28"/>
            <w:szCs w:val="28"/>
            <w:rPrChange w:id="89" w:author="Ken Ben" w:date="2026-04-13T08:38:00Z">
              <w:rPr>
                <w:iCs/>
                <w:color w:val="FF0000"/>
                <w:spacing w:val="-2"/>
                <w:sz w:val="28"/>
                <w:szCs w:val="28"/>
              </w:rPr>
            </w:rPrChange>
          </w:rPr>
          <w:t>2</w:t>
        </w:r>
        <w:r w:rsidR="003D682E" w:rsidRPr="0010455D">
          <w:rPr>
            <w:i/>
            <w:spacing w:val="-2"/>
            <w:sz w:val="28"/>
            <w:szCs w:val="28"/>
            <w:lang w:val="vi-VN"/>
            <w:rPrChange w:id="90" w:author="Ken Ben" w:date="2026-04-13T08:38:00Z">
              <w:rPr>
                <w:iCs/>
                <w:color w:val="FF0000"/>
                <w:spacing w:val="-2"/>
                <w:sz w:val="28"/>
                <w:szCs w:val="28"/>
                <w:lang w:val="vi-VN"/>
              </w:rPr>
            </w:rPrChange>
          </w:rPr>
          <w:t xml:space="preserve"> năm 2025</w:t>
        </w:r>
        <w:r w:rsidR="003D682E" w:rsidRPr="0010455D">
          <w:rPr>
            <w:i/>
            <w:sz w:val="28"/>
            <w:szCs w:val="28"/>
            <w:lang w:val="vi-VN"/>
            <w:rPrChange w:id="91" w:author="Ken Ben" w:date="2026-04-13T08:38:00Z">
              <w:rPr>
                <w:i/>
                <w:color w:val="000000"/>
                <w:sz w:val="28"/>
                <w:szCs w:val="28"/>
                <w:lang w:val="vi-VN"/>
              </w:rPr>
            </w:rPrChange>
          </w:rPr>
          <w:t xml:space="preserve"> </w:t>
        </w:r>
      </w:ins>
      <w:del w:id="92" w:author="tran xuan hang" w:date="2026-04-10T16:09:00Z">
        <w:r w:rsidRPr="0010455D" w:rsidDel="00D83586">
          <w:rPr>
            <w:i/>
            <w:sz w:val="28"/>
            <w:szCs w:val="28"/>
            <w:lang w:val="vi-VN"/>
            <w:rPrChange w:id="93" w:author="Ken Ben" w:date="2026-04-13T08:38:00Z">
              <w:rPr>
                <w:i/>
                <w:color w:val="000000"/>
                <w:sz w:val="28"/>
                <w:szCs w:val="28"/>
                <w:lang w:val="vi-VN"/>
              </w:rPr>
            </w:rPrChange>
          </w:rPr>
          <w:delText xml:space="preserve">ngày </w:delText>
        </w:r>
        <w:r w:rsidR="00AF3C84" w:rsidRPr="0010455D" w:rsidDel="00D83586">
          <w:rPr>
            <w:i/>
            <w:sz w:val="28"/>
            <w:szCs w:val="28"/>
            <w:lang w:val="vi-VN"/>
            <w:rPrChange w:id="94" w:author="Ken Ben" w:date="2026-04-13T08:38:00Z">
              <w:rPr>
                <w:i/>
                <w:color w:val="000000"/>
                <w:sz w:val="28"/>
                <w:szCs w:val="28"/>
                <w:lang w:val="vi-VN"/>
              </w:rPr>
            </w:rPrChange>
          </w:rPr>
          <w:delText>27</w:delText>
        </w:r>
        <w:r w:rsidRPr="0010455D" w:rsidDel="00D83586">
          <w:rPr>
            <w:i/>
            <w:sz w:val="28"/>
            <w:szCs w:val="28"/>
            <w:lang w:val="vi-VN"/>
            <w:rPrChange w:id="95" w:author="Ken Ben" w:date="2026-04-13T08:38:00Z">
              <w:rPr>
                <w:i/>
                <w:color w:val="000000"/>
                <w:sz w:val="28"/>
                <w:szCs w:val="28"/>
                <w:lang w:val="vi-VN"/>
              </w:rPr>
            </w:rPrChange>
          </w:rPr>
          <w:delText xml:space="preserve"> tháng </w:delText>
        </w:r>
        <w:r w:rsidR="00AF3C84" w:rsidRPr="0010455D" w:rsidDel="00D83586">
          <w:rPr>
            <w:i/>
            <w:sz w:val="28"/>
            <w:szCs w:val="28"/>
            <w:lang w:val="vi-VN"/>
            <w:rPrChange w:id="96" w:author="Ken Ben" w:date="2026-04-13T08:38:00Z">
              <w:rPr>
                <w:i/>
                <w:color w:val="000000"/>
                <w:sz w:val="28"/>
                <w:szCs w:val="28"/>
                <w:lang w:val="vi-VN"/>
              </w:rPr>
            </w:rPrChange>
          </w:rPr>
          <w:delText>02</w:delText>
        </w:r>
        <w:r w:rsidRPr="0010455D" w:rsidDel="00D83586">
          <w:rPr>
            <w:i/>
            <w:sz w:val="28"/>
            <w:szCs w:val="28"/>
            <w:lang w:val="vi-VN"/>
            <w:rPrChange w:id="97" w:author="Ken Ben" w:date="2026-04-13T08:38:00Z">
              <w:rPr>
                <w:i/>
                <w:color w:val="000000"/>
                <w:sz w:val="28"/>
                <w:szCs w:val="28"/>
                <w:lang w:val="vi-VN"/>
              </w:rPr>
            </w:rPrChange>
          </w:rPr>
          <w:delText xml:space="preserve"> năm </w:delText>
        </w:r>
        <w:r w:rsidR="00AF3C84" w:rsidRPr="0010455D" w:rsidDel="00D83586">
          <w:rPr>
            <w:i/>
            <w:sz w:val="28"/>
            <w:szCs w:val="28"/>
            <w:lang w:val="vi-VN"/>
            <w:rPrChange w:id="98" w:author="Ken Ben" w:date="2026-04-13T08:38:00Z">
              <w:rPr>
                <w:i/>
                <w:color w:val="000000"/>
                <w:sz w:val="28"/>
                <w:szCs w:val="28"/>
                <w:lang w:val="vi-VN"/>
              </w:rPr>
            </w:rPrChange>
          </w:rPr>
          <w:delText>2025</w:delText>
        </w:r>
        <w:r w:rsidRPr="0010455D" w:rsidDel="00D83586">
          <w:rPr>
            <w:i/>
            <w:sz w:val="28"/>
            <w:szCs w:val="28"/>
            <w:lang w:val="vi-VN"/>
            <w:rPrChange w:id="99" w:author="Ken Ben" w:date="2026-04-13T08:38:00Z">
              <w:rPr>
                <w:i/>
                <w:color w:val="000000"/>
                <w:sz w:val="28"/>
                <w:szCs w:val="28"/>
                <w:lang w:val="vi-VN"/>
              </w:rPr>
            </w:rPrChange>
          </w:rPr>
          <w:delText xml:space="preserve"> </w:delText>
        </w:r>
      </w:del>
      <w:r w:rsidRPr="0010455D">
        <w:rPr>
          <w:i/>
          <w:sz w:val="28"/>
          <w:szCs w:val="28"/>
          <w:lang w:val="vi-VN"/>
          <w:rPrChange w:id="100" w:author="Ken Ben" w:date="2026-04-13T08:38:00Z">
            <w:rPr>
              <w:i/>
              <w:color w:val="000000"/>
              <w:sz w:val="28"/>
              <w:szCs w:val="28"/>
              <w:lang w:val="vi-VN"/>
            </w:rPr>
          </w:rPrChange>
        </w:rPr>
        <w:t xml:space="preserve">của </w:t>
      </w:r>
      <w:r w:rsidRPr="0010455D">
        <w:rPr>
          <w:i/>
          <w:spacing w:val="-6"/>
          <w:sz w:val="28"/>
          <w:szCs w:val="28"/>
          <w:lang w:val="vi-VN"/>
          <w:rPrChange w:id="101" w:author="Ken Ben" w:date="2026-04-13T08:38:00Z">
            <w:rPr>
              <w:i/>
              <w:color w:val="000000"/>
              <w:spacing w:val="-6"/>
              <w:sz w:val="28"/>
              <w:szCs w:val="28"/>
              <w:lang w:val="vi-VN"/>
            </w:rPr>
          </w:rPrChange>
        </w:rPr>
        <w:t xml:space="preserve">Chính phủ </w:t>
      </w:r>
      <w:r w:rsidR="00964548" w:rsidRPr="0010455D">
        <w:rPr>
          <w:i/>
          <w:spacing w:val="-6"/>
          <w:sz w:val="28"/>
          <w:szCs w:val="28"/>
          <w:lang w:val="vi-VN"/>
          <w:rPrChange w:id="102" w:author="Ken Ben" w:date="2026-04-13T08:38:00Z">
            <w:rPr>
              <w:i/>
              <w:color w:val="000000"/>
              <w:spacing w:val="-6"/>
              <w:sz w:val="28"/>
              <w:szCs w:val="28"/>
              <w:lang w:val="vi-VN"/>
            </w:rPr>
          </w:rPrChange>
        </w:rPr>
        <w:t>q</w:t>
      </w:r>
      <w:r w:rsidRPr="0010455D">
        <w:rPr>
          <w:i/>
          <w:spacing w:val="-6"/>
          <w:sz w:val="28"/>
          <w:szCs w:val="28"/>
          <w:lang w:val="vi-VN"/>
          <w:rPrChange w:id="103" w:author="Ken Ben" w:date="2026-04-13T08:38:00Z">
            <w:rPr>
              <w:i/>
              <w:color w:val="000000"/>
              <w:spacing w:val="-6"/>
              <w:sz w:val="28"/>
              <w:szCs w:val="28"/>
              <w:lang w:val="vi-VN"/>
            </w:rPr>
          </w:rPrChange>
        </w:rPr>
        <w:t>uy định chức năng, nhiệm vụ, quyền hạn và cơ cấu tổ chức của Bộ Y tế;</w:t>
      </w:r>
    </w:p>
    <w:p w14:paraId="374EB323" w14:textId="77777777" w:rsidR="00277F13" w:rsidRPr="0010455D" w:rsidRDefault="00277F13" w:rsidP="00C6700B">
      <w:pPr>
        <w:spacing w:after="60" w:line="252" w:lineRule="auto"/>
        <w:jc w:val="both"/>
        <w:rPr>
          <w:i/>
          <w:sz w:val="28"/>
          <w:szCs w:val="28"/>
          <w:lang w:val="vi-VN"/>
          <w:rPrChange w:id="104" w:author="Ken Ben" w:date="2026-04-13T08:38:00Z">
            <w:rPr>
              <w:i/>
              <w:color w:val="000000"/>
              <w:sz w:val="28"/>
              <w:szCs w:val="28"/>
              <w:lang w:val="vi-VN"/>
            </w:rPr>
          </w:rPrChange>
        </w:rPr>
      </w:pPr>
      <w:r w:rsidRPr="0010455D">
        <w:rPr>
          <w:i/>
          <w:sz w:val="28"/>
          <w:szCs w:val="28"/>
          <w:lang w:val="vi-VN"/>
          <w:rPrChange w:id="105" w:author="Ken Ben" w:date="2026-04-13T08:38:00Z">
            <w:rPr>
              <w:i/>
              <w:color w:val="000000"/>
              <w:sz w:val="28"/>
              <w:szCs w:val="28"/>
              <w:lang w:val="vi-VN"/>
            </w:rPr>
          </w:rPrChange>
        </w:rPr>
        <w:t xml:space="preserve">          Theo đề nghị của Cục trưởng Cục </w:t>
      </w:r>
      <w:r w:rsidR="00377E7E" w:rsidRPr="0010455D">
        <w:rPr>
          <w:i/>
          <w:sz w:val="28"/>
          <w:szCs w:val="28"/>
          <w:lang w:val="vi-VN"/>
          <w:rPrChange w:id="106" w:author="Ken Ben" w:date="2026-04-13T08:38:00Z">
            <w:rPr>
              <w:i/>
              <w:color w:val="000000"/>
              <w:sz w:val="28"/>
              <w:szCs w:val="28"/>
              <w:lang w:val="vi-VN"/>
            </w:rPr>
          </w:rPrChange>
        </w:rPr>
        <w:t>H</w:t>
      </w:r>
      <w:r w:rsidRPr="0010455D">
        <w:rPr>
          <w:i/>
          <w:sz w:val="28"/>
          <w:szCs w:val="28"/>
          <w:lang w:val="vi-VN"/>
          <w:rPrChange w:id="107" w:author="Ken Ben" w:date="2026-04-13T08:38:00Z">
            <w:rPr>
              <w:i/>
              <w:color w:val="000000"/>
              <w:sz w:val="28"/>
              <w:szCs w:val="28"/>
              <w:lang w:val="vi-VN"/>
            </w:rPr>
          </w:rPrChange>
        </w:rPr>
        <w:t>ạ tầng và Thiết bị y tế</w:t>
      </w:r>
      <w:r w:rsidR="00680F3B" w:rsidRPr="0010455D">
        <w:rPr>
          <w:i/>
          <w:sz w:val="28"/>
          <w:szCs w:val="28"/>
          <w:lang w:val="vi-VN"/>
          <w:rPrChange w:id="108" w:author="Ken Ben" w:date="2026-04-13T08:38:00Z">
            <w:rPr>
              <w:i/>
              <w:color w:val="000000"/>
              <w:sz w:val="28"/>
              <w:szCs w:val="28"/>
              <w:lang w:val="vi-VN"/>
            </w:rPr>
          </w:rPrChange>
        </w:rPr>
        <w:t>,</w:t>
      </w:r>
    </w:p>
    <w:p w14:paraId="613B03E7" w14:textId="3E540F57" w:rsidR="00277F13" w:rsidRPr="0010455D" w:rsidRDefault="00277F13" w:rsidP="00C6700B">
      <w:pPr>
        <w:spacing w:after="60" w:line="252" w:lineRule="auto"/>
        <w:jc w:val="both"/>
        <w:rPr>
          <w:i/>
          <w:iCs/>
          <w:sz w:val="28"/>
          <w:szCs w:val="28"/>
          <w:lang w:val="vi-VN"/>
          <w:rPrChange w:id="109" w:author="Ken Ben" w:date="2026-04-13T08:38:00Z">
            <w:rPr>
              <w:i/>
              <w:iCs/>
              <w:color w:val="000000"/>
              <w:sz w:val="28"/>
              <w:szCs w:val="28"/>
              <w:lang w:val="vi-VN"/>
            </w:rPr>
          </w:rPrChange>
        </w:rPr>
      </w:pPr>
      <w:r w:rsidRPr="0010455D">
        <w:rPr>
          <w:i/>
          <w:sz w:val="28"/>
          <w:szCs w:val="28"/>
          <w:lang w:val="vi-VN"/>
          <w:rPrChange w:id="110" w:author="Ken Ben" w:date="2026-04-13T08:38:00Z">
            <w:rPr>
              <w:i/>
              <w:color w:val="000000"/>
              <w:sz w:val="28"/>
              <w:szCs w:val="28"/>
              <w:lang w:val="vi-VN"/>
            </w:rPr>
          </w:rPrChange>
        </w:rPr>
        <w:t xml:space="preserve">          Bộ trưởng Bộ Y tế ban hành Thông tư </w:t>
      </w:r>
      <w:r w:rsidR="00964548" w:rsidRPr="0010455D">
        <w:rPr>
          <w:i/>
          <w:sz w:val="28"/>
          <w:szCs w:val="28"/>
          <w:lang w:val="vi-VN"/>
          <w:rPrChange w:id="111" w:author="Ken Ben" w:date="2026-04-13T08:38:00Z">
            <w:rPr>
              <w:i/>
              <w:color w:val="000000"/>
              <w:sz w:val="28"/>
              <w:szCs w:val="28"/>
              <w:lang w:val="vi-VN"/>
            </w:rPr>
          </w:rPrChange>
        </w:rPr>
        <w:t>q</w:t>
      </w:r>
      <w:r w:rsidR="005E2E31" w:rsidRPr="0010455D">
        <w:rPr>
          <w:i/>
          <w:sz w:val="28"/>
          <w:szCs w:val="28"/>
          <w:lang w:val="vi-VN"/>
          <w:rPrChange w:id="112" w:author="Ken Ben" w:date="2026-04-13T08:38:00Z">
            <w:rPr>
              <w:i/>
              <w:color w:val="000000"/>
              <w:sz w:val="28"/>
              <w:szCs w:val="28"/>
              <w:lang w:val="vi-VN"/>
            </w:rPr>
          </w:rPrChange>
        </w:rPr>
        <w:t>uy định chi tiết hướng dẫn về tiêu chuẩn,</w:t>
      </w:r>
      <w:r w:rsidR="00964548" w:rsidRPr="0010455D">
        <w:rPr>
          <w:i/>
          <w:sz w:val="28"/>
          <w:szCs w:val="28"/>
          <w:lang w:val="vi-VN"/>
          <w:rPrChange w:id="113" w:author="Ken Ben" w:date="2026-04-13T08:38:00Z">
            <w:rPr>
              <w:i/>
              <w:color w:val="000000"/>
              <w:sz w:val="28"/>
              <w:szCs w:val="28"/>
              <w:lang w:val="vi-VN"/>
            </w:rPr>
          </w:rPrChange>
        </w:rPr>
        <w:t xml:space="preserve"> </w:t>
      </w:r>
      <w:r w:rsidR="005E2E31" w:rsidRPr="0010455D">
        <w:rPr>
          <w:i/>
          <w:sz w:val="28"/>
          <w:szCs w:val="28"/>
          <w:lang w:val="vi-VN"/>
          <w:rPrChange w:id="114" w:author="Ken Ben" w:date="2026-04-13T08:38:00Z">
            <w:rPr>
              <w:i/>
              <w:color w:val="000000"/>
              <w:sz w:val="28"/>
              <w:szCs w:val="28"/>
              <w:lang w:val="vi-VN"/>
            </w:rPr>
          </w:rPrChange>
        </w:rPr>
        <w:t>định mức sử dụng diện tích công trình sự nghiệp trong lĩnh vực y tế thuộc lĩnh vực quản lý nhà nước của Bộ Y tế</w:t>
      </w:r>
      <w:r w:rsidR="003E7EBD" w:rsidRPr="0010455D">
        <w:rPr>
          <w:i/>
          <w:sz w:val="28"/>
          <w:szCs w:val="28"/>
          <w:lang w:val="vi-VN"/>
          <w:rPrChange w:id="115" w:author="Ken Ben" w:date="2026-04-13T08:38:00Z">
            <w:rPr>
              <w:i/>
              <w:color w:val="000000"/>
              <w:sz w:val="28"/>
              <w:szCs w:val="28"/>
              <w:lang w:val="vi-VN"/>
            </w:rPr>
          </w:rPrChange>
        </w:rPr>
        <w:t xml:space="preserve"> </w:t>
      </w:r>
      <w:r w:rsidR="003E7EBD" w:rsidRPr="0010455D">
        <w:rPr>
          <w:i/>
          <w:iCs/>
          <w:sz w:val="28"/>
          <w:szCs w:val="26"/>
          <w:lang w:val="vi-VN"/>
          <w:rPrChange w:id="116" w:author="Ken Ben" w:date="2026-04-13T08:38:00Z">
            <w:rPr>
              <w:i/>
              <w:iCs/>
              <w:color w:val="000000"/>
              <w:sz w:val="28"/>
              <w:szCs w:val="26"/>
              <w:lang w:val="vi-VN"/>
            </w:rPr>
          </w:rPrChange>
        </w:rPr>
        <w:t xml:space="preserve">và phân cấp thẩm quyền phê duyệt tiêu chuẩn, định mức diện tích </w:t>
      </w:r>
      <w:r w:rsidR="00532607" w:rsidRPr="0010455D">
        <w:rPr>
          <w:i/>
          <w:iCs/>
          <w:sz w:val="28"/>
          <w:szCs w:val="26"/>
          <w:lang w:val="vi-VN"/>
          <w:rPrChange w:id="117" w:author="Ken Ben" w:date="2026-04-13T08:38:00Z">
            <w:rPr>
              <w:i/>
              <w:iCs/>
              <w:color w:val="000000"/>
              <w:sz w:val="28"/>
              <w:szCs w:val="26"/>
              <w:lang w:val="vi-VN"/>
            </w:rPr>
          </w:rPrChange>
        </w:rPr>
        <w:t xml:space="preserve">chuyên dùng, diện tích </w:t>
      </w:r>
      <w:r w:rsidR="003E7EBD" w:rsidRPr="0010455D">
        <w:rPr>
          <w:i/>
          <w:iCs/>
          <w:sz w:val="28"/>
          <w:szCs w:val="26"/>
          <w:lang w:val="vi-VN"/>
          <w:rPrChange w:id="118" w:author="Ken Ben" w:date="2026-04-13T08:38:00Z">
            <w:rPr>
              <w:i/>
              <w:iCs/>
              <w:color w:val="000000"/>
              <w:sz w:val="28"/>
              <w:szCs w:val="26"/>
              <w:lang w:val="vi-VN"/>
            </w:rPr>
          </w:rPrChange>
        </w:rPr>
        <w:t>công trình sự nghiệp</w:t>
      </w:r>
      <w:ins w:id="119" w:author="tran xuan hang" w:date="2026-04-10T16:04:00Z">
        <w:r w:rsidR="00970EEB" w:rsidRPr="0010455D">
          <w:rPr>
            <w:i/>
            <w:iCs/>
            <w:sz w:val="28"/>
            <w:szCs w:val="26"/>
            <w:lang w:val="vi-VN"/>
            <w:rPrChange w:id="120" w:author="Ken Ben" w:date="2026-04-13T08:38:00Z">
              <w:rPr>
                <w:i/>
                <w:iCs/>
                <w:color w:val="000000"/>
                <w:sz w:val="28"/>
                <w:szCs w:val="26"/>
                <w:lang w:val="en-AU"/>
              </w:rPr>
            </w:rPrChange>
          </w:rPr>
          <w:t xml:space="preserve"> trong lĩnh </w:t>
        </w:r>
        <w:r w:rsidR="00970EEB" w:rsidRPr="0010455D">
          <w:rPr>
            <w:i/>
            <w:iCs/>
            <w:spacing w:val="-4"/>
            <w:sz w:val="28"/>
            <w:szCs w:val="26"/>
            <w:lang w:val="vi-VN"/>
            <w:rPrChange w:id="121" w:author="Ken Ben" w:date="2026-04-13T08:38:00Z">
              <w:rPr>
                <w:i/>
                <w:iCs/>
                <w:color w:val="000000"/>
                <w:sz w:val="28"/>
                <w:szCs w:val="26"/>
                <w:lang w:val="en-AU"/>
              </w:rPr>
            </w:rPrChange>
          </w:rPr>
          <w:t>vực y tế</w:t>
        </w:r>
      </w:ins>
      <w:r w:rsidR="003E7EBD" w:rsidRPr="0010455D">
        <w:rPr>
          <w:i/>
          <w:iCs/>
          <w:spacing w:val="-4"/>
          <w:sz w:val="28"/>
          <w:szCs w:val="26"/>
          <w:lang w:val="vi-VN"/>
          <w:rPrChange w:id="122" w:author="Ken Ben" w:date="2026-04-13T08:38:00Z">
            <w:rPr>
              <w:i/>
              <w:iCs/>
              <w:color w:val="000000"/>
              <w:sz w:val="28"/>
              <w:szCs w:val="26"/>
              <w:lang w:val="vi-VN"/>
            </w:rPr>
          </w:rPrChange>
        </w:rPr>
        <w:t xml:space="preserve"> </w:t>
      </w:r>
      <w:del w:id="123" w:author="Administrator [2]" w:date="2026-04-10T21:18:00Z">
        <w:r w:rsidR="0047222E" w:rsidRPr="0010455D" w:rsidDel="00865655">
          <w:rPr>
            <w:i/>
            <w:iCs/>
            <w:strike/>
            <w:spacing w:val="-4"/>
            <w:sz w:val="28"/>
            <w:szCs w:val="26"/>
            <w:lang w:val="vi-VN"/>
            <w:rPrChange w:id="124" w:author="Ken Ben" w:date="2026-04-13T08:38:00Z">
              <w:rPr>
                <w:i/>
                <w:iCs/>
                <w:color w:val="000000"/>
                <w:sz w:val="28"/>
                <w:szCs w:val="26"/>
                <w:lang w:val="vi-VN"/>
              </w:rPr>
            </w:rPrChange>
          </w:rPr>
          <w:delText xml:space="preserve">cho các đơn vị sự nghiệp </w:delText>
        </w:r>
        <w:r w:rsidR="007E2E68" w:rsidRPr="0010455D" w:rsidDel="00865655">
          <w:rPr>
            <w:i/>
            <w:iCs/>
            <w:strike/>
            <w:spacing w:val="-4"/>
            <w:sz w:val="28"/>
            <w:szCs w:val="26"/>
            <w:lang w:val="vi-VN"/>
            <w:rPrChange w:id="125" w:author="Ken Ben" w:date="2026-04-13T08:38:00Z">
              <w:rPr>
                <w:i/>
                <w:iCs/>
                <w:color w:val="000000"/>
                <w:sz w:val="28"/>
                <w:szCs w:val="26"/>
                <w:lang w:val="vi-VN"/>
              </w:rPr>
            </w:rPrChange>
          </w:rPr>
          <w:delText xml:space="preserve">y tế </w:delText>
        </w:r>
        <w:r w:rsidR="0047222E" w:rsidRPr="0010455D" w:rsidDel="00865655">
          <w:rPr>
            <w:i/>
            <w:iCs/>
            <w:strike/>
            <w:spacing w:val="-4"/>
            <w:sz w:val="28"/>
            <w:szCs w:val="26"/>
            <w:lang w:val="vi-VN"/>
            <w:rPrChange w:id="126" w:author="Ken Ben" w:date="2026-04-13T08:38:00Z">
              <w:rPr>
                <w:i/>
                <w:iCs/>
                <w:color w:val="000000"/>
                <w:sz w:val="28"/>
                <w:szCs w:val="26"/>
                <w:lang w:val="vi-VN"/>
              </w:rPr>
            </w:rPrChange>
          </w:rPr>
          <w:delText xml:space="preserve">công lập </w:delText>
        </w:r>
      </w:del>
      <w:r w:rsidR="0047222E" w:rsidRPr="0010455D">
        <w:rPr>
          <w:i/>
          <w:iCs/>
          <w:spacing w:val="-4"/>
          <w:sz w:val="28"/>
          <w:szCs w:val="26"/>
          <w:lang w:val="vi-VN"/>
          <w:rPrChange w:id="127" w:author="Ken Ben" w:date="2026-04-13T08:38:00Z">
            <w:rPr>
              <w:i/>
              <w:iCs/>
              <w:color w:val="000000"/>
              <w:sz w:val="28"/>
              <w:szCs w:val="26"/>
              <w:lang w:val="vi-VN"/>
            </w:rPr>
          </w:rPrChange>
        </w:rPr>
        <w:t>thuộc phạm vi quản lý</w:t>
      </w:r>
      <w:r w:rsidR="003E7EBD" w:rsidRPr="0010455D">
        <w:rPr>
          <w:i/>
          <w:iCs/>
          <w:spacing w:val="-4"/>
          <w:sz w:val="28"/>
          <w:szCs w:val="26"/>
          <w:lang w:val="vi-VN"/>
          <w:rPrChange w:id="128" w:author="Ken Ben" w:date="2026-04-13T08:38:00Z">
            <w:rPr>
              <w:i/>
              <w:iCs/>
              <w:color w:val="000000"/>
              <w:sz w:val="28"/>
              <w:szCs w:val="26"/>
              <w:lang w:val="vi-VN"/>
            </w:rPr>
          </w:rPrChange>
        </w:rPr>
        <w:t xml:space="preserve"> của Bộ Y tế</w:t>
      </w:r>
      <w:r w:rsidR="00B416D1" w:rsidRPr="0010455D">
        <w:rPr>
          <w:i/>
          <w:iCs/>
          <w:spacing w:val="-4"/>
          <w:sz w:val="28"/>
          <w:szCs w:val="28"/>
          <w:lang w:val="vi-VN"/>
          <w:rPrChange w:id="129" w:author="Ken Ben" w:date="2026-04-13T08:38:00Z">
            <w:rPr>
              <w:i/>
              <w:iCs/>
              <w:color w:val="000000"/>
              <w:sz w:val="28"/>
              <w:szCs w:val="28"/>
              <w:lang w:val="vi-VN"/>
            </w:rPr>
          </w:rPrChange>
        </w:rPr>
        <w:t>.</w:t>
      </w:r>
    </w:p>
    <w:p w14:paraId="3011ABFB" w14:textId="77777777" w:rsidR="00277F13" w:rsidRPr="0010455D" w:rsidRDefault="00AE7539" w:rsidP="00C6700B">
      <w:pPr>
        <w:pStyle w:val="BodyTextIndent3"/>
        <w:adjustRightInd w:val="0"/>
        <w:spacing w:after="60" w:line="360" w:lineRule="exact"/>
        <w:ind w:left="0" w:firstLine="720"/>
        <w:rPr>
          <w:rFonts w:ascii="Times New Roman" w:hAnsi="Times New Roman"/>
          <w:b/>
          <w:bCs/>
          <w:sz w:val="28"/>
          <w:szCs w:val="28"/>
          <w:lang w:val="vi-VN"/>
          <w:rPrChange w:id="130" w:author="Ken Ben" w:date="2026-04-13T08:38:00Z">
            <w:rPr>
              <w:rFonts w:ascii="Times New Roman" w:hAnsi="Times New Roman"/>
              <w:b/>
              <w:bCs/>
              <w:color w:val="000000"/>
              <w:sz w:val="28"/>
              <w:szCs w:val="28"/>
              <w:lang w:val="vi-VN"/>
            </w:rPr>
          </w:rPrChange>
        </w:rPr>
      </w:pPr>
      <w:r w:rsidRPr="0010455D">
        <w:rPr>
          <w:rFonts w:ascii="Times New Roman" w:hAnsi="Times New Roman"/>
          <w:b/>
          <w:bCs/>
          <w:sz w:val="28"/>
          <w:szCs w:val="28"/>
          <w:lang w:val="vi-VN"/>
          <w:rPrChange w:id="131" w:author="Ken Ben" w:date="2026-04-13T08:38:00Z">
            <w:rPr>
              <w:rFonts w:ascii="Times New Roman" w:hAnsi="Times New Roman"/>
              <w:b/>
              <w:bCs/>
              <w:color w:val="000000"/>
              <w:sz w:val="28"/>
              <w:szCs w:val="28"/>
              <w:lang w:val="vi-VN"/>
            </w:rPr>
          </w:rPrChange>
        </w:rPr>
        <w:t xml:space="preserve">Điều 1. </w:t>
      </w:r>
      <w:r w:rsidR="00277F13" w:rsidRPr="0010455D">
        <w:rPr>
          <w:rFonts w:ascii="Times New Roman" w:hAnsi="Times New Roman"/>
          <w:b/>
          <w:bCs/>
          <w:sz w:val="28"/>
          <w:szCs w:val="28"/>
          <w:lang w:val="vi-VN"/>
          <w:rPrChange w:id="132" w:author="Ken Ben" w:date="2026-04-13T08:38:00Z">
            <w:rPr>
              <w:rFonts w:ascii="Times New Roman" w:hAnsi="Times New Roman"/>
              <w:b/>
              <w:bCs/>
              <w:color w:val="000000"/>
              <w:sz w:val="28"/>
              <w:szCs w:val="28"/>
              <w:lang w:val="vi-VN"/>
            </w:rPr>
          </w:rPrChange>
        </w:rPr>
        <w:t xml:space="preserve">Phạm vi điều chỉnh </w:t>
      </w:r>
    </w:p>
    <w:p w14:paraId="30FF87B6" w14:textId="77777777" w:rsidR="0016778F" w:rsidRPr="0010455D" w:rsidRDefault="00964548" w:rsidP="00C6700B">
      <w:pPr>
        <w:spacing w:after="60" w:line="360" w:lineRule="exact"/>
        <w:ind w:firstLine="720"/>
        <w:jc w:val="both"/>
        <w:rPr>
          <w:sz w:val="28"/>
          <w:szCs w:val="28"/>
          <w:lang w:val="vi-VN"/>
          <w:rPrChange w:id="133" w:author="Ken Ben" w:date="2026-04-13T08:38:00Z">
            <w:rPr>
              <w:color w:val="000000"/>
              <w:sz w:val="28"/>
              <w:szCs w:val="28"/>
              <w:lang w:val="vi-VN"/>
            </w:rPr>
          </w:rPrChange>
        </w:rPr>
      </w:pPr>
      <w:r w:rsidRPr="0010455D">
        <w:rPr>
          <w:sz w:val="28"/>
          <w:szCs w:val="28"/>
          <w:lang w:val="vi-VN"/>
          <w:rPrChange w:id="134" w:author="Ken Ben" w:date="2026-04-13T08:38:00Z">
            <w:rPr>
              <w:color w:val="000000"/>
              <w:sz w:val="28"/>
              <w:szCs w:val="28"/>
              <w:lang w:val="vi-VN"/>
            </w:rPr>
          </w:rPrChange>
        </w:rPr>
        <w:t xml:space="preserve">1. </w:t>
      </w:r>
      <w:r w:rsidR="00277F13" w:rsidRPr="0010455D">
        <w:rPr>
          <w:sz w:val="28"/>
          <w:szCs w:val="28"/>
          <w:lang w:val="vi-VN"/>
          <w:rPrChange w:id="135" w:author="Ken Ben" w:date="2026-04-13T08:38:00Z">
            <w:rPr>
              <w:color w:val="000000"/>
              <w:sz w:val="28"/>
              <w:szCs w:val="28"/>
              <w:lang w:val="vi-VN"/>
            </w:rPr>
          </w:rPrChange>
        </w:rPr>
        <w:t xml:space="preserve">Thông tư này </w:t>
      </w:r>
      <w:r w:rsidR="007A5232" w:rsidRPr="0010455D">
        <w:rPr>
          <w:sz w:val="28"/>
          <w:szCs w:val="28"/>
          <w:lang w:val="vi-VN"/>
          <w:rPrChange w:id="136" w:author="Ken Ben" w:date="2026-04-13T08:38:00Z">
            <w:rPr>
              <w:color w:val="000000"/>
              <w:sz w:val="28"/>
              <w:szCs w:val="28"/>
              <w:lang w:val="vi-VN"/>
            </w:rPr>
          </w:rPrChange>
        </w:rPr>
        <w:t>quy định</w:t>
      </w:r>
      <w:r w:rsidR="0016778F" w:rsidRPr="0010455D">
        <w:rPr>
          <w:sz w:val="28"/>
          <w:szCs w:val="28"/>
          <w:lang w:val="vi-VN"/>
          <w:rPrChange w:id="137" w:author="Ken Ben" w:date="2026-04-13T08:38:00Z">
            <w:rPr>
              <w:color w:val="000000"/>
              <w:sz w:val="28"/>
              <w:szCs w:val="28"/>
              <w:lang w:val="vi-VN"/>
            </w:rPr>
          </w:rPrChange>
        </w:rPr>
        <w:t xml:space="preserve"> về:</w:t>
      </w:r>
    </w:p>
    <w:p w14:paraId="56062E8D" w14:textId="454021FC" w:rsidR="005E2E31" w:rsidRPr="0010455D" w:rsidRDefault="0016778F" w:rsidP="00C6700B">
      <w:pPr>
        <w:spacing w:after="60" w:line="360" w:lineRule="exact"/>
        <w:ind w:firstLine="720"/>
        <w:jc w:val="both"/>
        <w:rPr>
          <w:spacing w:val="-2"/>
          <w:sz w:val="28"/>
          <w:szCs w:val="28"/>
          <w:lang w:val="vi-VN"/>
          <w:rPrChange w:id="138" w:author="Ken Ben" w:date="2026-04-13T08:38:00Z">
            <w:rPr>
              <w:color w:val="000000"/>
              <w:spacing w:val="-2"/>
              <w:sz w:val="28"/>
              <w:szCs w:val="28"/>
              <w:lang w:val="vi-VN"/>
            </w:rPr>
          </w:rPrChange>
        </w:rPr>
      </w:pPr>
      <w:r w:rsidRPr="0010455D">
        <w:rPr>
          <w:spacing w:val="-2"/>
          <w:sz w:val="28"/>
          <w:szCs w:val="28"/>
          <w:lang w:val="vi-VN"/>
          <w:rPrChange w:id="139" w:author="Ken Ben" w:date="2026-04-13T08:38:00Z">
            <w:rPr>
              <w:color w:val="000000"/>
              <w:spacing w:val="-2"/>
              <w:sz w:val="28"/>
              <w:szCs w:val="28"/>
              <w:lang w:val="vi-VN"/>
            </w:rPr>
          </w:rPrChange>
        </w:rPr>
        <w:t>a) Quy định</w:t>
      </w:r>
      <w:r w:rsidR="007A5232" w:rsidRPr="0010455D">
        <w:rPr>
          <w:spacing w:val="-2"/>
          <w:sz w:val="28"/>
          <w:szCs w:val="28"/>
          <w:lang w:val="vi-VN"/>
          <w:rPrChange w:id="140" w:author="Ken Ben" w:date="2026-04-13T08:38:00Z">
            <w:rPr>
              <w:color w:val="000000"/>
              <w:spacing w:val="-2"/>
              <w:sz w:val="28"/>
              <w:szCs w:val="28"/>
              <w:lang w:val="vi-VN"/>
            </w:rPr>
          </w:rPrChange>
        </w:rPr>
        <w:t xml:space="preserve"> </w:t>
      </w:r>
      <w:r w:rsidR="006E222F" w:rsidRPr="0010455D">
        <w:rPr>
          <w:spacing w:val="-2"/>
          <w:sz w:val="28"/>
          <w:szCs w:val="28"/>
          <w:lang w:val="vi-VN"/>
          <w:rPrChange w:id="141" w:author="Ken Ben" w:date="2026-04-13T08:38:00Z">
            <w:rPr>
              <w:color w:val="000000"/>
              <w:spacing w:val="-2"/>
              <w:sz w:val="28"/>
              <w:szCs w:val="28"/>
              <w:lang w:val="vi-VN"/>
            </w:rPr>
          </w:rPrChange>
        </w:rPr>
        <w:t>chi tiết hướng dẫn về tiêu chuẩn, định mức diện tích công trình sự nghiệp trong lĩnh vực y tế thuộc lĩnh vực quản lý nhà nước của Bộ Y tế</w:t>
      </w:r>
      <w:r w:rsidR="004D7F1D" w:rsidRPr="0010455D">
        <w:rPr>
          <w:spacing w:val="-2"/>
          <w:sz w:val="28"/>
          <w:szCs w:val="28"/>
          <w:lang w:val="vi-VN"/>
          <w:rPrChange w:id="142" w:author="Ken Ben" w:date="2026-04-13T08:38:00Z">
            <w:rPr>
              <w:color w:val="000000"/>
              <w:spacing w:val="-2"/>
              <w:sz w:val="28"/>
              <w:szCs w:val="28"/>
              <w:lang w:val="vi-VN"/>
            </w:rPr>
          </w:rPrChange>
        </w:rPr>
        <w:t xml:space="preserve"> theo quy định tại </w:t>
      </w:r>
      <w:r w:rsidR="00AC5C18" w:rsidRPr="0010455D">
        <w:rPr>
          <w:spacing w:val="-2"/>
          <w:sz w:val="28"/>
          <w:szCs w:val="28"/>
          <w:lang w:val="vi-VN"/>
          <w:rPrChange w:id="143" w:author="Ken Ben" w:date="2026-04-13T08:38:00Z">
            <w:rPr>
              <w:color w:val="000000"/>
              <w:spacing w:val="-2"/>
              <w:sz w:val="28"/>
              <w:szCs w:val="28"/>
              <w:lang w:val="vi-VN"/>
            </w:rPr>
          </w:rPrChange>
        </w:rPr>
        <w:t xml:space="preserve">điểm a khoản </w:t>
      </w:r>
      <w:del w:id="144" w:author="Ken Ben" w:date="2026-04-10T13:24:00Z">
        <w:r w:rsidR="00AC5C18" w:rsidRPr="0010455D" w:rsidDel="00CE1EA4">
          <w:rPr>
            <w:spacing w:val="-2"/>
            <w:sz w:val="28"/>
            <w:szCs w:val="28"/>
            <w:lang w:val="vi-VN"/>
            <w:rPrChange w:id="145" w:author="Ken Ben" w:date="2026-04-13T08:38:00Z">
              <w:rPr>
                <w:color w:val="000000"/>
                <w:spacing w:val="-2"/>
                <w:sz w:val="28"/>
                <w:szCs w:val="28"/>
                <w:lang w:val="vi-VN"/>
              </w:rPr>
            </w:rPrChange>
          </w:rPr>
          <w:delText xml:space="preserve">1 </w:delText>
        </w:r>
      </w:del>
      <w:ins w:id="146" w:author="Ken Ben" w:date="2026-04-10T13:24:00Z">
        <w:r w:rsidR="00CE1EA4" w:rsidRPr="0010455D">
          <w:rPr>
            <w:spacing w:val="-2"/>
            <w:sz w:val="28"/>
            <w:szCs w:val="28"/>
            <w:lang w:val="vi-VN"/>
            <w:rPrChange w:id="147" w:author="Ken Ben" w:date="2026-04-13T08:38:00Z">
              <w:rPr>
                <w:color w:val="000000"/>
                <w:spacing w:val="-2"/>
                <w:sz w:val="28"/>
                <w:szCs w:val="28"/>
              </w:rPr>
            </w:rPrChange>
          </w:rPr>
          <w:t xml:space="preserve">2 </w:t>
        </w:r>
      </w:ins>
      <w:r w:rsidR="00AC5C18" w:rsidRPr="0010455D">
        <w:rPr>
          <w:spacing w:val="-2"/>
          <w:sz w:val="28"/>
          <w:szCs w:val="28"/>
          <w:lang w:val="vi-VN"/>
          <w:rPrChange w:id="148" w:author="Ken Ben" w:date="2026-04-13T08:38:00Z">
            <w:rPr>
              <w:color w:val="000000"/>
              <w:spacing w:val="-2"/>
              <w:sz w:val="28"/>
              <w:szCs w:val="28"/>
              <w:lang w:val="vi-VN"/>
            </w:rPr>
          </w:rPrChange>
        </w:rPr>
        <w:t>Điều 12 Nghị định số 155/2025/NĐ-CP</w:t>
      </w:r>
      <w:r w:rsidR="008365A8" w:rsidRPr="0010455D">
        <w:rPr>
          <w:spacing w:val="-2"/>
          <w:sz w:val="28"/>
          <w:szCs w:val="28"/>
          <w:lang w:val="vi-VN"/>
          <w:rPrChange w:id="149" w:author="Ken Ben" w:date="2026-04-13T08:38:00Z">
            <w:rPr>
              <w:color w:val="000000"/>
              <w:spacing w:val="-2"/>
              <w:sz w:val="28"/>
              <w:szCs w:val="28"/>
              <w:lang w:val="vi-VN"/>
            </w:rPr>
          </w:rPrChange>
        </w:rPr>
        <w:t xml:space="preserve"> </w:t>
      </w:r>
      <w:del w:id="150" w:author="Administrator" w:date="2026-04-12T21:17:00Z">
        <w:r w:rsidR="005E2E31" w:rsidRPr="0010455D" w:rsidDel="003D682E">
          <w:rPr>
            <w:strike/>
            <w:spacing w:val="-2"/>
            <w:sz w:val="28"/>
            <w:szCs w:val="28"/>
            <w:lang w:val="vi-VN"/>
            <w:rPrChange w:id="151" w:author="Ken Ben" w:date="2026-04-13T08:38:00Z">
              <w:rPr>
                <w:color w:val="000000"/>
                <w:spacing w:val="-2"/>
                <w:sz w:val="28"/>
                <w:szCs w:val="28"/>
                <w:lang w:val="vi-VN"/>
              </w:rPr>
            </w:rPrChange>
          </w:rPr>
          <w:delText>ngày 16</w:delText>
        </w:r>
        <w:r w:rsidR="006E222F" w:rsidRPr="0010455D" w:rsidDel="003D682E">
          <w:rPr>
            <w:strike/>
            <w:spacing w:val="-2"/>
            <w:sz w:val="28"/>
            <w:szCs w:val="28"/>
            <w:lang w:val="vi-VN"/>
            <w:rPrChange w:id="152" w:author="Ken Ben" w:date="2026-04-13T08:38:00Z">
              <w:rPr>
                <w:color w:val="000000"/>
                <w:spacing w:val="-2"/>
                <w:sz w:val="28"/>
                <w:szCs w:val="28"/>
                <w:lang w:val="vi-VN"/>
              </w:rPr>
            </w:rPrChange>
          </w:rPr>
          <w:delText xml:space="preserve"> tháng </w:delText>
        </w:r>
        <w:r w:rsidR="005E2E31" w:rsidRPr="0010455D" w:rsidDel="003D682E">
          <w:rPr>
            <w:strike/>
            <w:spacing w:val="-2"/>
            <w:sz w:val="28"/>
            <w:szCs w:val="28"/>
            <w:lang w:val="vi-VN"/>
            <w:rPrChange w:id="153" w:author="Ken Ben" w:date="2026-04-13T08:38:00Z">
              <w:rPr>
                <w:color w:val="000000"/>
                <w:spacing w:val="-2"/>
                <w:sz w:val="28"/>
                <w:szCs w:val="28"/>
                <w:lang w:val="vi-VN"/>
              </w:rPr>
            </w:rPrChange>
          </w:rPr>
          <w:delText>6</w:delText>
        </w:r>
        <w:r w:rsidR="006E222F" w:rsidRPr="0010455D" w:rsidDel="003D682E">
          <w:rPr>
            <w:strike/>
            <w:spacing w:val="-2"/>
            <w:sz w:val="28"/>
            <w:szCs w:val="28"/>
            <w:lang w:val="vi-VN"/>
            <w:rPrChange w:id="154" w:author="Ken Ben" w:date="2026-04-13T08:38:00Z">
              <w:rPr>
                <w:color w:val="000000"/>
                <w:spacing w:val="-2"/>
                <w:sz w:val="28"/>
                <w:szCs w:val="28"/>
                <w:lang w:val="vi-VN"/>
              </w:rPr>
            </w:rPrChange>
          </w:rPr>
          <w:delText xml:space="preserve"> năm </w:delText>
        </w:r>
        <w:r w:rsidR="005E2E31" w:rsidRPr="0010455D" w:rsidDel="003D682E">
          <w:rPr>
            <w:strike/>
            <w:spacing w:val="-2"/>
            <w:sz w:val="28"/>
            <w:szCs w:val="28"/>
            <w:lang w:val="vi-VN"/>
            <w:rPrChange w:id="155" w:author="Ken Ben" w:date="2026-04-13T08:38:00Z">
              <w:rPr>
                <w:color w:val="000000"/>
                <w:spacing w:val="-2"/>
                <w:sz w:val="28"/>
                <w:szCs w:val="28"/>
                <w:lang w:val="vi-VN"/>
              </w:rPr>
            </w:rPrChange>
          </w:rPr>
          <w:delText>2025</w:delText>
        </w:r>
        <w:r w:rsidR="005E2E31" w:rsidRPr="0010455D" w:rsidDel="003D682E">
          <w:rPr>
            <w:spacing w:val="-2"/>
            <w:sz w:val="28"/>
            <w:szCs w:val="28"/>
            <w:lang w:val="vi-VN"/>
            <w:rPrChange w:id="156" w:author="Ken Ben" w:date="2026-04-13T08:38:00Z">
              <w:rPr>
                <w:color w:val="000000"/>
                <w:spacing w:val="-2"/>
                <w:sz w:val="28"/>
                <w:szCs w:val="28"/>
                <w:lang w:val="vi-VN"/>
              </w:rPr>
            </w:rPrChange>
          </w:rPr>
          <w:delText xml:space="preserve"> </w:delText>
        </w:r>
      </w:del>
      <w:r w:rsidR="004D7F1D" w:rsidRPr="0010455D">
        <w:rPr>
          <w:spacing w:val="-2"/>
          <w:sz w:val="28"/>
          <w:szCs w:val="28"/>
          <w:lang w:val="vi-VN"/>
          <w:rPrChange w:id="157" w:author="Ken Ben" w:date="2026-04-13T08:38:00Z">
            <w:rPr>
              <w:color w:val="000000"/>
              <w:spacing w:val="-2"/>
              <w:sz w:val="28"/>
              <w:szCs w:val="28"/>
              <w:lang w:val="vi-VN"/>
            </w:rPr>
          </w:rPrChange>
        </w:rPr>
        <w:t xml:space="preserve">của Chính phủ </w:t>
      </w:r>
      <w:ins w:id="158" w:author="tran xuan hang" w:date="2026-04-10T15:25:00Z">
        <w:r w:rsidR="0086574F" w:rsidRPr="0010455D">
          <w:rPr>
            <w:spacing w:val="-2"/>
            <w:sz w:val="28"/>
            <w:szCs w:val="28"/>
            <w:lang w:val="vi-VN"/>
            <w:rPrChange w:id="159" w:author="Ken Ben" w:date="2026-04-13T08:38:00Z">
              <w:rPr>
                <w:color w:val="000000"/>
                <w:spacing w:val="-2"/>
                <w:sz w:val="28"/>
                <w:szCs w:val="28"/>
                <w:lang w:val="en-AU"/>
              </w:rPr>
            </w:rPrChange>
          </w:rPr>
          <w:t>q</w:t>
        </w:r>
      </w:ins>
      <w:del w:id="160" w:author="tran xuan hang" w:date="2026-04-10T15:25:00Z">
        <w:r w:rsidR="0008034C" w:rsidRPr="0010455D" w:rsidDel="0086574F">
          <w:rPr>
            <w:spacing w:val="-2"/>
            <w:sz w:val="28"/>
            <w:szCs w:val="28"/>
            <w:lang w:val="vi-VN"/>
            <w:rPrChange w:id="161" w:author="Ken Ben" w:date="2026-04-13T08:38:00Z">
              <w:rPr>
                <w:color w:val="000000"/>
                <w:spacing w:val="-2"/>
                <w:sz w:val="28"/>
                <w:szCs w:val="28"/>
                <w:lang w:val="vi-VN"/>
              </w:rPr>
            </w:rPrChange>
          </w:rPr>
          <w:delText>Q</w:delText>
        </w:r>
      </w:del>
      <w:r w:rsidR="0008034C" w:rsidRPr="0010455D">
        <w:rPr>
          <w:spacing w:val="-2"/>
          <w:sz w:val="28"/>
          <w:szCs w:val="28"/>
          <w:lang w:val="vi-VN"/>
          <w:rPrChange w:id="162" w:author="Ken Ben" w:date="2026-04-13T08:38:00Z">
            <w:rPr>
              <w:color w:val="000000"/>
              <w:spacing w:val="-2"/>
              <w:sz w:val="28"/>
              <w:szCs w:val="28"/>
              <w:lang w:val="vi-VN"/>
            </w:rPr>
          </w:rPrChange>
        </w:rPr>
        <w:t>uy định tiêu chuẩn, định mức sử dụng trụ sở làm việc, cơ sở hoạt động sự nghiệp</w:t>
      </w:r>
      <w:ins w:id="163" w:author="Ken Ben" w:date="2026-04-10T13:24:00Z">
        <w:r w:rsidR="00CE1EA4" w:rsidRPr="0010455D">
          <w:rPr>
            <w:spacing w:val="-2"/>
            <w:sz w:val="28"/>
            <w:szCs w:val="28"/>
            <w:lang w:val="vi-VN"/>
            <w:rPrChange w:id="164" w:author="Ken Ben" w:date="2026-04-13T08:38:00Z">
              <w:rPr>
                <w:color w:val="000000"/>
                <w:spacing w:val="-2"/>
                <w:sz w:val="28"/>
                <w:szCs w:val="28"/>
              </w:rPr>
            </w:rPrChange>
          </w:rPr>
          <w:t>;</w:t>
        </w:r>
      </w:ins>
      <w:del w:id="165" w:author="Ken Ben" w:date="2026-04-10T13:24:00Z">
        <w:r w:rsidR="00315299" w:rsidRPr="0010455D" w:rsidDel="00CE1EA4">
          <w:rPr>
            <w:spacing w:val="-2"/>
            <w:sz w:val="28"/>
            <w:szCs w:val="28"/>
            <w:lang w:val="vi-VN"/>
            <w:rPrChange w:id="166" w:author="Ken Ben" w:date="2026-04-13T08:38:00Z">
              <w:rPr>
                <w:color w:val="000000"/>
                <w:spacing w:val="-2"/>
                <w:sz w:val="28"/>
                <w:szCs w:val="28"/>
                <w:lang w:val="vi-VN"/>
              </w:rPr>
            </w:rPrChange>
          </w:rPr>
          <w:delText>.</w:delText>
        </w:r>
      </w:del>
    </w:p>
    <w:p w14:paraId="4634C478" w14:textId="5EF1ADAD" w:rsidR="00245A2B" w:rsidRPr="0010455D" w:rsidRDefault="00245A2B" w:rsidP="00C6700B">
      <w:pPr>
        <w:spacing w:after="60" w:line="350" w:lineRule="exact"/>
        <w:ind w:firstLine="720"/>
        <w:jc w:val="both"/>
        <w:rPr>
          <w:spacing w:val="-6"/>
          <w:sz w:val="28"/>
          <w:szCs w:val="28"/>
          <w:lang w:val="vi-VN"/>
          <w:rPrChange w:id="167" w:author="Ken Ben" w:date="2026-04-13T08:38:00Z">
            <w:rPr>
              <w:color w:val="000000"/>
              <w:spacing w:val="-6"/>
              <w:sz w:val="28"/>
              <w:szCs w:val="28"/>
              <w:lang w:val="vi-VN"/>
            </w:rPr>
          </w:rPrChange>
        </w:rPr>
      </w:pPr>
      <w:r w:rsidRPr="0010455D">
        <w:rPr>
          <w:spacing w:val="-6"/>
          <w:sz w:val="28"/>
          <w:szCs w:val="28"/>
          <w:lang w:val="vi-VN"/>
          <w:rPrChange w:id="168" w:author="Ken Ben" w:date="2026-04-13T08:38:00Z">
            <w:rPr>
              <w:color w:val="000000"/>
              <w:spacing w:val="-6"/>
              <w:sz w:val="28"/>
              <w:szCs w:val="28"/>
              <w:lang w:val="vi-VN"/>
            </w:rPr>
          </w:rPrChange>
        </w:rPr>
        <w:t>b) P</w:t>
      </w:r>
      <w:r w:rsidRPr="0010455D">
        <w:rPr>
          <w:spacing w:val="-6"/>
          <w:sz w:val="28"/>
          <w:szCs w:val="26"/>
          <w:lang w:val="vi-VN"/>
          <w:rPrChange w:id="169" w:author="Ken Ben" w:date="2026-04-13T08:38:00Z">
            <w:rPr>
              <w:color w:val="000000"/>
              <w:spacing w:val="-6"/>
              <w:sz w:val="28"/>
              <w:szCs w:val="26"/>
              <w:lang w:val="vi-VN"/>
            </w:rPr>
          </w:rPrChange>
        </w:rPr>
        <w:t xml:space="preserve">hân cấp thẩm quyền </w:t>
      </w:r>
      <w:r w:rsidR="00741CC3" w:rsidRPr="0010455D">
        <w:rPr>
          <w:spacing w:val="-6"/>
          <w:sz w:val="28"/>
          <w:szCs w:val="26"/>
          <w:lang w:val="vi-VN"/>
          <w:rPrChange w:id="170" w:author="Ken Ben" w:date="2026-04-13T08:38:00Z">
            <w:rPr>
              <w:color w:val="000000"/>
              <w:spacing w:val="-6"/>
              <w:sz w:val="28"/>
              <w:szCs w:val="26"/>
              <w:lang w:val="vi-VN"/>
            </w:rPr>
          </w:rPrChange>
        </w:rPr>
        <w:t>quyết định</w:t>
      </w:r>
      <w:r w:rsidRPr="0010455D">
        <w:rPr>
          <w:spacing w:val="-6"/>
          <w:sz w:val="28"/>
          <w:szCs w:val="26"/>
          <w:lang w:val="vi-VN"/>
          <w:rPrChange w:id="171" w:author="Ken Ben" w:date="2026-04-13T08:38:00Z">
            <w:rPr>
              <w:color w:val="000000"/>
              <w:spacing w:val="-6"/>
              <w:sz w:val="28"/>
              <w:szCs w:val="26"/>
              <w:lang w:val="vi-VN"/>
            </w:rPr>
          </w:rPrChange>
        </w:rPr>
        <w:t xml:space="preserve"> tiêu chuẩn, định mức </w:t>
      </w:r>
      <w:r w:rsidR="00C00735" w:rsidRPr="0010455D">
        <w:rPr>
          <w:spacing w:val="-6"/>
          <w:sz w:val="28"/>
          <w:szCs w:val="26"/>
          <w:lang w:val="vi-VN"/>
          <w:rPrChange w:id="172" w:author="Ken Ben" w:date="2026-04-13T08:38:00Z">
            <w:rPr>
              <w:color w:val="000000"/>
              <w:spacing w:val="-6"/>
              <w:sz w:val="28"/>
              <w:szCs w:val="26"/>
              <w:lang w:val="vi-VN"/>
            </w:rPr>
          </w:rPrChange>
        </w:rPr>
        <w:t xml:space="preserve">diện tích chuyên dùng, </w:t>
      </w:r>
      <w:r w:rsidRPr="0010455D">
        <w:rPr>
          <w:spacing w:val="-6"/>
          <w:sz w:val="28"/>
          <w:szCs w:val="26"/>
          <w:lang w:val="vi-VN"/>
          <w:rPrChange w:id="173" w:author="Ken Ben" w:date="2026-04-13T08:38:00Z">
            <w:rPr>
              <w:color w:val="000000"/>
              <w:spacing w:val="-6"/>
              <w:sz w:val="28"/>
              <w:szCs w:val="26"/>
              <w:lang w:val="vi-VN"/>
            </w:rPr>
          </w:rPrChange>
        </w:rPr>
        <w:t xml:space="preserve">diện tích công trình sự nghiệp </w:t>
      </w:r>
      <w:ins w:id="174" w:author="tran xuan hang" w:date="2026-04-10T16:03:00Z">
        <w:r w:rsidR="00970EEB" w:rsidRPr="0010455D">
          <w:rPr>
            <w:spacing w:val="-6"/>
            <w:sz w:val="28"/>
            <w:szCs w:val="26"/>
            <w:lang w:val="vi-VN"/>
            <w:rPrChange w:id="175" w:author="Ken Ben" w:date="2026-04-13T08:38:00Z">
              <w:rPr>
                <w:color w:val="000000"/>
                <w:spacing w:val="-6"/>
                <w:sz w:val="28"/>
                <w:szCs w:val="26"/>
                <w:lang w:val="en-AU"/>
              </w:rPr>
            </w:rPrChange>
          </w:rPr>
          <w:t xml:space="preserve">trong lĩnh vực y tế </w:t>
        </w:r>
      </w:ins>
      <w:del w:id="176" w:author="Administrator [2]" w:date="2026-04-10T21:18:00Z">
        <w:r w:rsidR="0047222E" w:rsidRPr="0010455D" w:rsidDel="00865655">
          <w:rPr>
            <w:strike/>
            <w:spacing w:val="-6"/>
            <w:sz w:val="28"/>
            <w:szCs w:val="26"/>
            <w:lang w:val="vi-VN"/>
            <w:rPrChange w:id="177" w:author="Ken Ben" w:date="2026-04-13T08:38:00Z">
              <w:rPr>
                <w:color w:val="000000"/>
                <w:spacing w:val="-6"/>
                <w:sz w:val="28"/>
                <w:szCs w:val="26"/>
                <w:lang w:val="vi-VN"/>
              </w:rPr>
            </w:rPrChange>
          </w:rPr>
          <w:delText>cho các đơn vị sự nghiệp công lập</w:delText>
        </w:r>
        <w:r w:rsidR="0047222E" w:rsidRPr="0010455D" w:rsidDel="00865655">
          <w:rPr>
            <w:spacing w:val="-6"/>
            <w:sz w:val="28"/>
            <w:szCs w:val="26"/>
            <w:lang w:val="vi-VN"/>
            <w:rPrChange w:id="178" w:author="Ken Ben" w:date="2026-04-13T08:38:00Z">
              <w:rPr>
                <w:color w:val="000000"/>
                <w:spacing w:val="-6"/>
                <w:sz w:val="28"/>
                <w:szCs w:val="26"/>
                <w:lang w:val="vi-VN"/>
              </w:rPr>
            </w:rPrChange>
          </w:rPr>
          <w:delText xml:space="preserve"> </w:delText>
        </w:r>
      </w:del>
      <w:r w:rsidR="0047222E" w:rsidRPr="0010455D">
        <w:rPr>
          <w:spacing w:val="-6"/>
          <w:sz w:val="28"/>
          <w:szCs w:val="26"/>
          <w:lang w:val="vi-VN"/>
          <w:rPrChange w:id="179" w:author="Ken Ben" w:date="2026-04-13T08:38:00Z">
            <w:rPr>
              <w:color w:val="000000"/>
              <w:spacing w:val="-6"/>
              <w:sz w:val="28"/>
              <w:szCs w:val="26"/>
              <w:lang w:val="vi-VN"/>
            </w:rPr>
          </w:rPrChange>
        </w:rPr>
        <w:t>thuộc phạm vi quản lý</w:t>
      </w:r>
      <w:r w:rsidR="0047222E" w:rsidRPr="0010455D">
        <w:rPr>
          <w:i/>
          <w:iCs/>
          <w:spacing w:val="-6"/>
          <w:sz w:val="28"/>
          <w:szCs w:val="26"/>
          <w:lang w:val="vi-VN"/>
          <w:rPrChange w:id="180" w:author="Ken Ben" w:date="2026-04-13T08:38:00Z">
            <w:rPr>
              <w:i/>
              <w:iCs/>
              <w:color w:val="000000"/>
              <w:spacing w:val="-6"/>
              <w:sz w:val="28"/>
              <w:szCs w:val="26"/>
              <w:lang w:val="vi-VN"/>
            </w:rPr>
          </w:rPrChange>
        </w:rPr>
        <w:t xml:space="preserve"> </w:t>
      </w:r>
      <w:r w:rsidRPr="0010455D">
        <w:rPr>
          <w:spacing w:val="-6"/>
          <w:sz w:val="28"/>
          <w:szCs w:val="26"/>
          <w:lang w:val="vi-VN"/>
          <w:rPrChange w:id="181" w:author="Ken Ben" w:date="2026-04-13T08:38:00Z">
            <w:rPr>
              <w:color w:val="000000"/>
              <w:spacing w:val="-6"/>
              <w:sz w:val="28"/>
              <w:szCs w:val="26"/>
              <w:lang w:val="vi-VN"/>
            </w:rPr>
          </w:rPrChange>
        </w:rPr>
        <w:t>của Bộ Y tế</w:t>
      </w:r>
      <w:r w:rsidR="007E2E68" w:rsidRPr="0010455D">
        <w:rPr>
          <w:spacing w:val="-6"/>
          <w:sz w:val="28"/>
          <w:szCs w:val="26"/>
          <w:lang w:val="vi-VN"/>
          <w:rPrChange w:id="182" w:author="Ken Ben" w:date="2026-04-13T08:38:00Z">
            <w:rPr>
              <w:color w:val="000000"/>
              <w:spacing w:val="-6"/>
              <w:sz w:val="28"/>
              <w:szCs w:val="26"/>
              <w:lang w:val="vi-VN"/>
            </w:rPr>
          </w:rPrChange>
        </w:rPr>
        <w:t xml:space="preserve"> theo quy định tại </w:t>
      </w:r>
      <w:r w:rsidR="00C00735" w:rsidRPr="0010455D">
        <w:rPr>
          <w:spacing w:val="-6"/>
          <w:sz w:val="28"/>
          <w:szCs w:val="26"/>
          <w:lang w:val="vi-VN"/>
          <w:rPrChange w:id="183" w:author="Ken Ben" w:date="2026-04-13T08:38:00Z">
            <w:rPr>
              <w:color w:val="000000"/>
              <w:spacing w:val="-6"/>
              <w:sz w:val="28"/>
              <w:szCs w:val="26"/>
              <w:lang w:val="vi-VN"/>
            </w:rPr>
          </w:rPrChange>
        </w:rPr>
        <w:t>điểm c khoản 2 Điều 7</w:t>
      </w:r>
      <w:r w:rsidR="00741CC3" w:rsidRPr="0010455D">
        <w:rPr>
          <w:spacing w:val="-6"/>
          <w:sz w:val="28"/>
          <w:szCs w:val="26"/>
          <w:lang w:val="vi-VN"/>
          <w:rPrChange w:id="184" w:author="Ken Ben" w:date="2026-04-13T08:38:00Z">
            <w:rPr>
              <w:color w:val="000000"/>
              <w:spacing w:val="-6"/>
              <w:sz w:val="28"/>
              <w:szCs w:val="26"/>
              <w:lang w:val="vi-VN"/>
            </w:rPr>
          </w:rPrChange>
        </w:rPr>
        <w:t xml:space="preserve">, </w:t>
      </w:r>
      <w:r w:rsidR="007E2E68" w:rsidRPr="0010455D">
        <w:rPr>
          <w:spacing w:val="-6"/>
          <w:sz w:val="28"/>
          <w:szCs w:val="26"/>
          <w:lang w:val="vi-VN"/>
          <w:rPrChange w:id="185" w:author="Ken Ben" w:date="2026-04-13T08:38:00Z">
            <w:rPr>
              <w:color w:val="000000"/>
              <w:spacing w:val="-6"/>
              <w:sz w:val="28"/>
              <w:szCs w:val="26"/>
              <w:lang w:val="vi-VN"/>
            </w:rPr>
          </w:rPrChange>
        </w:rPr>
        <w:t>điểm c khoản 2 Điều 11</w:t>
      </w:r>
      <w:r w:rsidR="00741CC3" w:rsidRPr="0010455D">
        <w:rPr>
          <w:spacing w:val="-6"/>
          <w:sz w:val="28"/>
          <w:szCs w:val="26"/>
          <w:lang w:val="vi-VN"/>
          <w:rPrChange w:id="186" w:author="Ken Ben" w:date="2026-04-13T08:38:00Z">
            <w:rPr>
              <w:color w:val="000000"/>
              <w:spacing w:val="-6"/>
              <w:sz w:val="28"/>
              <w:szCs w:val="26"/>
              <w:lang w:val="vi-VN"/>
            </w:rPr>
          </w:rPrChange>
        </w:rPr>
        <w:t xml:space="preserve"> và điểm b khoản 2 Điều 12</w:t>
      </w:r>
      <w:r w:rsidR="007E2E68" w:rsidRPr="0010455D">
        <w:rPr>
          <w:spacing w:val="-6"/>
          <w:sz w:val="28"/>
          <w:szCs w:val="26"/>
          <w:lang w:val="vi-VN"/>
          <w:rPrChange w:id="187" w:author="Ken Ben" w:date="2026-04-13T08:38:00Z">
            <w:rPr>
              <w:color w:val="000000"/>
              <w:spacing w:val="-6"/>
              <w:sz w:val="28"/>
              <w:szCs w:val="26"/>
              <w:lang w:val="vi-VN"/>
            </w:rPr>
          </w:rPrChange>
        </w:rPr>
        <w:t xml:space="preserve"> </w:t>
      </w:r>
      <w:r w:rsidR="007E2E68" w:rsidRPr="0010455D">
        <w:rPr>
          <w:spacing w:val="-6"/>
          <w:sz w:val="28"/>
          <w:szCs w:val="28"/>
          <w:lang w:val="vi-VN"/>
          <w:rPrChange w:id="188" w:author="Ken Ben" w:date="2026-04-13T08:38:00Z">
            <w:rPr>
              <w:color w:val="000000"/>
              <w:spacing w:val="-6"/>
              <w:sz w:val="28"/>
              <w:szCs w:val="28"/>
              <w:lang w:val="vi-VN"/>
            </w:rPr>
          </w:rPrChange>
        </w:rPr>
        <w:t>Nghị định số 155/2025/NĐ-CP</w:t>
      </w:r>
      <w:ins w:id="189" w:author="tran xuan hang" w:date="2026-04-10T15:26:00Z">
        <w:r w:rsidR="0086574F" w:rsidRPr="0010455D">
          <w:rPr>
            <w:spacing w:val="-6"/>
            <w:sz w:val="28"/>
            <w:szCs w:val="28"/>
            <w:lang w:val="vi-VN"/>
            <w:rPrChange w:id="190" w:author="Ken Ben" w:date="2026-04-13T08:38:00Z">
              <w:rPr>
                <w:color w:val="000000"/>
                <w:spacing w:val="-6"/>
                <w:sz w:val="28"/>
                <w:szCs w:val="28"/>
                <w:lang w:val="en-AU"/>
              </w:rPr>
            </w:rPrChange>
          </w:rPr>
          <w:t>.</w:t>
        </w:r>
      </w:ins>
      <w:r w:rsidR="007E2E68" w:rsidRPr="0010455D">
        <w:rPr>
          <w:spacing w:val="-6"/>
          <w:sz w:val="28"/>
          <w:szCs w:val="28"/>
          <w:lang w:val="vi-VN"/>
          <w:rPrChange w:id="191" w:author="Ken Ben" w:date="2026-04-13T08:38:00Z">
            <w:rPr>
              <w:color w:val="000000"/>
              <w:spacing w:val="-6"/>
              <w:sz w:val="28"/>
              <w:szCs w:val="28"/>
              <w:lang w:val="vi-VN"/>
            </w:rPr>
          </w:rPrChange>
        </w:rPr>
        <w:t xml:space="preserve"> </w:t>
      </w:r>
      <w:del w:id="192" w:author="tran xuan hang" w:date="2026-04-10T15:25:00Z">
        <w:r w:rsidR="007E2E68" w:rsidRPr="0010455D" w:rsidDel="0086574F">
          <w:rPr>
            <w:spacing w:val="-6"/>
            <w:sz w:val="28"/>
            <w:szCs w:val="28"/>
            <w:lang w:val="vi-VN"/>
            <w:rPrChange w:id="193" w:author="Ken Ben" w:date="2026-04-13T08:38:00Z">
              <w:rPr>
                <w:color w:val="000000"/>
                <w:spacing w:val="-6"/>
                <w:sz w:val="28"/>
                <w:szCs w:val="28"/>
                <w:lang w:val="vi-VN"/>
              </w:rPr>
            </w:rPrChange>
          </w:rPr>
          <w:delText xml:space="preserve">ngày 16 tháng 6 năm 2025 của Chính phủ </w:delText>
        </w:r>
        <w:r w:rsidR="00CB74AD" w:rsidRPr="0010455D" w:rsidDel="0086574F">
          <w:rPr>
            <w:spacing w:val="-6"/>
            <w:sz w:val="28"/>
            <w:szCs w:val="28"/>
            <w:lang w:val="vi-VN"/>
            <w:rPrChange w:id="194" w:author="Ken Ben" w:date="2026-04-13T08:38:00Z">
              <w:rPr>
                <w:color w:val="000000"/>
                <w:spacing w:val="-6"/>
                <w:sz w:val="28"/>
                <w:szCs w:val="28"/>
                <w:lang w:val="vi-VN"/>
              </w:rPr>
            </w:rPrChange>
          </w:rPr>
          <w:delText>Quy định tiêu chuẩn, định mức sử dụng trụ sở làm việc, cơ sở hoạt động sự nghiệp</w:delText>
        </w:r>
        <w:r w:rsidRPr="0010455D" w:rsidDel="0086574F">
          <w:rPr>
            <w:spacing w:val="-6"/>
            <w:sz w:val="28"/>
            <w:szCs w:val="26"/>
            <w:lang w:val="vi-VN"/>
            <w:rPrChange w:id="195" w:author="Ken Ben" w:date="2026-04-13T08:38:00Z">
              <w:rPr>
                <w:color w:val="000000"/>
                <w:spacing w:val="-6"/>
                <w:sz w:val="28"/>
                <w:szCs w:val="26"/>
                <w:lang w:val="vi-VN"/>
              </w:rPr>
            </w:rPrChange>
          </w:rPr>
          <w:delText>.</w:delText>
        </w:r>
      </w:del>
    </w:p>
    <w:p w14:paraId="716202FC" w14:textId="1B9712D7" w:rsidR="00332D08" w:rsidRPr="0010455D" w:rsidDel="0086574F" w:rsidRDefault="00964548" w:rsidP="00C6700B">
      <w:pPr>
        <w:spacing w:after="60" w:line="350" w:lineRule="exact"/>
        <w:ind w:firstLine="720"/>
        <w:jc w:val="both"/>
        <w:rPr>
          <w:del w:id="196" w:author="tran xuan hang" w:date="2026-04-10T15:26:00Z"/>
          <w:sz w:val="28"/>
          <w:szCs w:val="28"/>
          <w:lang w:val="vi-VN"/>
          <w:rPrChange w:id="197" w:author="Ken Ben" w:date="2026-04-13T08:38:00Z">
            <w:rPr>
              <w:del w:id="198" w:author="tran xuan hang" w:date="2026-04-10T15:26:00Z"/>
              <w:color w:val="000000"/>
              <w:sz w:val="28"/>
              <w:szCs w:val="28"/>
            </w:rPr>
          </w:rPrChange>
        </w:rPr>
      </w:pPr>
      <w:r w:rsidRPr="0010455D">
        <w:rPr>
          <w:sz w:val="28"/>
          <w:szCs w:val="28"/>
          <w:lang w:val="vi-VN"/>
          <w:rPrChange w:id="199" w:author="Ken Ben" w:date="2026-04-13T08:38:00Z">
            <w:rPr>
              <w:color w:val="000000"/>
              <w:sz w:val="28"/>
              <w:szCs w:val="28"/>
              <w:lang w:val="vi-VN"/>
            </w:rPr>
          </w:rPrChange>
        </w:rPr>
        <w:lastRenderedPageBreak/>
        <w:t xml:space="preserve">2. </w:t>
      </w:r>
      <w:ins w:id="200" w:author="tran xuan hang" w:date="2026-04-10T15:24:00Z">
        <w:r w:rsidR="0086574F" w:rsidRPr="0010455D">
          <w:rPr>
            <w:sz w:val="28"/>
            <w:szCs w:val="28"/>
            <w:lang w:val="vi-VN"/>
            <w:rPrChange w:id="201" w:author="Ken Ben" w:date="2026-04-13T08:38:00Z">
              <w:rPr>
                <w:color w:val="000000"/>
                <w:sz w:val="28"/>
                <w:szCs w:val="28"/>
                <w:lang w:val="en-AU"/>
              </w:rPr>
            </w:rPrChange>
          </w:rPr>
          <w:t>T</w:t>
        </w:r>
        <w:r w:rsidR="0086574F" w:rsidRPr="0010455D">
          <w:rPr>
            <w:spacing w:val="-2"/>
            <w:sz w:val="28"/>
            <w:szCs w:val="28"/>
            <w:lang w:val="vi-VN"/>
            <w:rPrChange w:id="202" w:author="Ken Ben" w:date="2026-04-13T08:38:00Z">
              <w:rPr>
                <w:color w:val="000000"/>
                <w:spacing w:val="-2"/>
                <w:sz w:val="28"/>
                <w:szCs w:val="28"/>
                <w:lang w:val="vi-VN"/>
              </w:rPr>
            </w:rPrChange>
          </w:rPr>
          <w:t>iêu chuẩn, định mức diện tích công trình sự nghiệp</w:t>
        </w:r>
        <w:r w:rsidR="0086574F" w:rsidRPr="0010455D">
          <w:rPr>
            <w:spacing w:val="-2"/>
            <w:sz w:val="28"/>
            <w:szCs w:val="28"/>
            <w:lang w:val="vi-VN"/>
            <w:rPrChange w:id="203" w:author="Ken Ben" w:date="2026-04-13T08:38:00Z">
              <w:rPr>
                <w:color w:val="000000"/>
                <w:spacing w:val="-2"/>
                <w:sz w:val="28"/>
                <w:szCs w:val="28"/>
                <w:lang w:val="en-AU"/>
              </w:rPr>
            </w:rPrChange>
          </w:rPr>
          <w:t xml:space="preserve"> </w:t>
        </w:r>
      </w:ins>
      <w:ins w:id="204" w:author="tran xuan hang" w:date="2026-04-10T15:25:00Z">
        <w:r w:rsidR="0086574F" w:rsidRPr="0010455D">
          <w:rPr>
            <w:spacing w:val="-2"/>
            <w:sz w:val="28"/>
            <w:szCs w:val="28"/>
            <w:lang w:val="vi-VN"/>
            <w:rPrChange w:id="205" w:author="Ken Ben" w:date="2026-04-13T08:38:00Z">
              <w:rPr>
                <w:color w:val="000000"/>
                <w:spacing w:val="-2"/>
                <w:sz w:val="28"/>
                <w:szCs w:val="28"/>
                <w:lang w:val="en-AU"/>
              </w:rPr>
            </w:rPrChange>
          </w:rPr>
          <w:t xml:space="preserve">quy định tại Thông tư này </w:t>
        </w:r>
      </w:ins>
      <w:del w:id="206" w:author="tran xuan hang" w:date="2026-04-10T15:24:00Z">
        <w:r w:rsidR="00315299" w:rsidRPr="0010455D" w:rsidDel="0086574F">
          <w:rPr>
            <w:sz w:val="28"/>
            <w:szCs w:val="28"/>
            <w:lang w:val="vi-VN"/>
            <w:rPrChange w:id="207" w:author="Ken Ben" w:date="2026-04-13T08:38:00Z">
              <w:rPr>
                <w:color w:val="000000"/>
                <w:sz w:val="28"/>
                <w:szCs w:val="28"/>
                <w:lang w:val="vi-VN"/>
              </w:rPr>
            </w:rPrChange>
          </w:rPr>
          <w:delText xml:space="preserve">Thông tư này không </w:delText>
        </w:r>
      </w:del>
      <w:del w:id="208" w:author="tran xuan hang" w:date="2026-04-10T14:41:00Z">
        <w:r w:rsidR="00315299" w:rsidRPr="0010455D" w:rsidDel="003C4119">
          <w:rPr>
            <w:sz w:val="28"/>
            <w:szCs w:val="28"/>
            <w:lang w:val="vi-VN"/>
            <w:rPrChange w:id="209" w:author="Ken Ben" w:date="2026-04-13T08:38:00Z">
              <w:rPr>
                <w:color w:val="000000"/>
                <w:sz w:val="28"/>
                <w:szCs w:val="28"/>
                <w:lang w:val="vi-VN"/>
              </w:rPr>
            </w:rPrChange>
          </w:rPr>
          <w:delText>điều chỉnh</w:delText>
        </w:r>
        <w:r w:rsidR="00332D08" w:rsidRPr="0010455D" w:rsidDel="003C4119">
          <w:rPr>
            <w:sz w:val="28"/>
            <w:szCs w:val="28"/>
            <w:lang w:val="vi-VN"/>
            <w:rPrChange w:id="210" w:author="Ken Ben" w:date="2026-04-13T08:38:00Z">
              <w:rPr>
                <w:color w:val="000000"/>
                <w:sz w:val="28"/>
                <w:szCs w:val="28"/>
              </w:rPr>
            </w:rPrChange>
          </w:rPr>
          <w:delText xml:space="preserve"> về</w:delText>
        </w:r>
      </w:del>
      <w:ins w:id="211" w:author="tran xuan hang" w:date="2026-04-10T15:24:00Z">
        <w:r w:rsidR="0086574F" w:rsidRPr="0010455D">
          <w:rPr>
            <w:sz w:val="28"/>
            <w:szCs w:val="28"/>
            <w:lang w:val="vi-VN"/>
            <w:rPrChange w:id="212" w:author="Ken Ben" w:date="2026-04-13T08:38:00Z">
              <w:rPr>
                <w:color w:val="000000"/>
                <w:sz w:val="28"/>
                <w:szCs w:val="28"/>
                <w:lang w:val="en-AU"/>
              </w:rPr>
            </w:rPrChange>
          </w:rPr>
          <w:t xml:space="preserve">không </w:t>
        </w:r>
      </w:ins>
      <w:ins w:id="213" w:author="tran xuan hang" w:date="2026-04-10T15:25:00Z">
        <w:r w:rsidR="0086574F" w:rsidRPr="0010455D">
          <w:rPr>
            <w:sz w:val="28"/>
            <w:szCs w:val="28"/>
            <w:lang w:val="vi-VN"/>
            <w:rPrChange w:id="214" w:author="Ken Ben" w:date="2026-04-13T08:38:00Z">
              <w:rPr>
                <w:color w:val="000000"/>
                <w:sz w:val="28"/>
                <w:szCs w:val="28"/>
                <w:lang w:val="en-AU"/>
              </w:rPr>
            </w:rPrChange>
          </w:rPr>
          <w:t>áp dụng đối với</w:t>
        </w:r>
      </w:ins>
      <w:ins w:id="215" w:author="Ken Ben" w:date="2026-04-10T13:59:00Z">
        <w:r w:rsidR="00257B0E" w:rsidRPr="0010455D">
          <w:rPr>
            <w:sz w:val="28"/>
            <w:szCs w:val="28"/>
            <w:lang w:val="vi-VN"/>
            <w:rPrChange w:id="216" w:author="Ken Ben" w:date="2026-04-13T08:38:00Z">
              <w:rPr>
                <w:color w:val="000000"/>
                <w:sz w:val="28"/>
                <w:szCs w:val="28"/>
              </w:rPr>
            </w:rPrChange>
          </w:rPr>
          <w:t xml:space="preserve"> việc </w:t>
        </w:r>
        <w:r w:rsidR="00257B0E" w:rsidRPr="0010455D">
          <w:rPr>
            <w:sz w:val="28"/>
            <w:szCs w:val="28"/>
            <w:lang w:val="vi-VN"/>
            <w:rPrChange w:id="217" w:author="Ken Ben" w:date="2026-04-13T08:38:00Z">
              <w:rPr>
                <w:color w:val="000000"/>
                <w:sz w:val="28"/>
                <w:szCs w:val="28"/>
                <w:lang w:val="vi-VN"/>
              </w:rPr>
            </w:rPrChange>
          </w:rPr>
          <w:t>xác định giá dịch vụ y tế và việc thanh toán chi phí khám bệnh, chữa bệnh bảo hiểm y tế.</w:t>
        </w:r>
      </w:ins>
      <w:del w:id="218" w:author="Ken Ben" w:date="2026-04-10T13:59:00Z">
        <w:r w:rsidR="00332D08" w:rsidRPr="0010455D" w:rsidDel="00257B0E">
          <w:rPr>
            <w:sz w:val="28"/>
            <w:szCs w:val="28"/>
            <w:lang w:val="vi-VN"/>
            <w:rPrChange w:id="219" w:author="Ken Ben" w:date="2026-04-13T08:38:00Z">
              <w:rPr>
                <w:color w:val="000000"/>
                <w:sz w:val="28"/>
                <w:szCs w:val="28"/>
              </w:rPr>
            </w:rPrChange>
          </w:rPr>
          <w:delText>:</w:delText>
        </w:r>
      </w:del>
    </w:p>
    <w:p w14:paraId="757CE592" w14:textId="77777777" w:rsidR="0086574F" w:rsidRPr="0010455D" w:rsidRDefault="0086574F" w:rsidP="0086574F">
      <w:pPr>
        <w:spacing w:after="60" w:line="350" w:lineRule="exact"/>
        <w:ind w:firstLine="720"/>
        <w:jc w:val="both"/>
        <w:rPr>
          <w:ins w:id="220" w:author="tran xuan hang" w:date="2026-04-10T15:25:00Z"/>
          <w:bCs/>
          <w:sz w:val="28"/>
          <w:szCs w:val="28"/>
          <w:lang w:val="en-AU"/>
          <w:rPrChange w:id="221" w:author="Ken Ben" w:date="2026-04-13T08:38:00Z">
            <w:rPr>
              <w:ins w:id="222" w:author="tran xuan hang" w:date="2026-04-10T15:25:00Z"/>
              <w:bCs/>
              <w:color w:val="000000"/>
              <w:sz w:val="28"/>
              <w:szCs w:val="28"/>
              <w:lang w:val="en-AU"/>
            </w:rPr>
          </w:rPrChange>
        </w:rPr>
      </w:pPr>
    </w:p>
    <w:p w14:paraId="5819841E" w14:textId="62D3E173" w:rsidR="00332D08" w:rsidRPr="0010455D" w:rsidDel="00CE1EA4" w:rsidRDefault="00332D08" w:rsidP="00C6700B">
      <w:pPr>
        <w:pStyle w:val="ndieund"/>
        <w:spacing w:after="60" w:line="350" w:lineRule="exact"/>
        <w:rPr>
          <w:del w:id="223" w:author="Ken Ben" w:date="2026-04-10T13:25:00Z"/>
          <w:rFonts w:ascii="Times New Roman" w:hAnsi="Times New Roman"/>
          <w:szCs w:val="28"/>
          <w:shd w:val="clear" w:color="auto" w:fill="FFFFFF"/>
          <w:lang w:val="vi-VN"/>
          <w:rPrChange w:id="224" w:author="Ken Ben" w:date="2026-04-13T08:38:00Z">
            <w:rPr>
              <w:del w:id="225" w:author="Ken Ben" w:date="2026-04-10T13:25:00Z"/>
              <w:rFonts w:ascii="Times New Roman" w:hAnsi="Times New Roman"/>
              <w:color w:val="000000"/>
              <w:szCs w:val="28"/>
              <w:shd w:val="clear" w:color="auto" w:fill="FFFFFF"/>
            </w:rPr>
          </w:rPrChange>
        </w:rPr>
      </w:pPr>
      <w:commentRangeStart w:id="226"/>
      <w:del w:id="227" w:author="Ken Ben" w:date="2026-04-10T13:25:00Z">
        <w:r w:rsidRPr="0010455D" w:rsidDel="00CE1EA4">
          <w:rPr>
            <w:bCs/>
            <w:szCs w:val="28"/>
            <w:lang w:val="vi-VN"/>
            <w:rPrChange w:id="228" w:author="Ken Ben" w:date="2026-04-13T08:38:00Z">
              <w:rPr>
                <w:bCs/>
                <w:color w:val="000000"/>
                <w:szCs w:val="28"/>
              </w:rPr>
            </w:rPrChange>
          </w:rPr>
          <w:delText xml:space="preserve">a) </w:delText>
        </w:r>
        <w:r w:rsidRPr="0010455D" w:rsidDel="00CE1EA4">
          <w:rPr>
            <w:szCs w:val="28"/>
            <w:shd w:val="clear" w:color="auto" w:fill="FFFFFF"/>
            <w:lang w:val="vi-VN"/>
            <w:rPrChange w:id="229" w:author="Ken Ben" w:date="2026-04-13T08:38:00Z">
              <w:rPr>
                <w:color w:val="000000"/>
                <w:szCs w:val="28"/>
                <w:shd w:val="clear" w:color="auto" w:fill="FFFFFF"/>
                <w:lang w:val="vi-VN"/>
              </w:rPr>
            </w:rPrChange>
          </w:rPr>
          <w:delText>Diện tích làm việc phục vụ công tác</w:delText>
        </w:r>
        <w:r w:rsidRPr="0010455D" w:rsidDel="00CE1EA4">
          <w:rPr>
            <w:szCs w:val="28"/>
            <w:shd w:val="clear" w:color="auto" w:fill="FFFFFF"/>
            <w:lang w:val="vi-VN"/>
            <w:rPrChange w:id="230" w:author="Ken Ben" w:date="2026-04-13T08:38:00Z">
              <w:rPr>
                <w:color w:val="000000"/>
                <w:szCs w:val="28"/>
                <w:shd w:val="clear" w:color="auto" w:fill="FFFFFF"/>
              </w:rPr>
            </w:rPrChange>
          </w:rPr>
          <w:delText xml:space="preserve"> các chức danh và </w:delText>
        </w:r>
        <w:r w:rsidR="00604FED" w:rsidRPr="0010455D" w:rsidDel="00CE1EA4">
          <w:rPr>
            <w:szCs w:val="28"/>
            <w:shd w:val="clear" w:color="auto" w:fill="FFFFFF"/>
            <w:lang w:val="vi-VN"/>
            <w:rPrChange w:id="231" w:author="Ken Ben" w:date="2026-04-13T08:38:00Z">
              <w:rPr>
                <w:color w:val="000000"/>
                <w:szCs w:val="28"/>
                <w:shd w:val="clear" w:color="auto" w:fill="FFFFFF"/>
              </w:rPr>
            </w:rPrChange>
          </w:rPr>
          <w:delText>d</w:delText>
        </w:r>
        <w:r w:rsidRPr="0010455D" w:rsidDel="00CE1EA4">
          <w:rPr>
            <w:szCs w:val="28"/>
            <w:shd w:val="clear" w:color="auto" w:fill="FFFFFF"/>
            <w:lang w:val="vi-VN"/>
            <w:rPrChange w:id="232" w:author="Ken Ben" w:date="2026-04-13T08:38:00Z">
              <w:rPr>
                <w:color w:val="000000"/>
                <w:szCs w:val="28"/>
                <w:shd w:val="clear" w:color="auto" w:fill="FFFFFF"/>
                <w:lang w:val="vi-VN"/>
              </w:rPr>
            </w:rPrChange>
          </w:rPr>
          <w:delText xml:space="preserve">iện tích sử dụng chung quy định tại </w:delText>
        </w:r>
        <w:r w:rsidRPr="0010455D" w:rsidDel="00CE1EA4">
          <w:rPr>
            <w:szCs w:val="28"/>
            <w:lang w:val="vi-VN"/>
            <w:rPrChange w:id="233" w:author="Ken Ben" w:date="2026-04-13T08:38:00Z">
              <w:rPr>
                <w:color w:val="000000"/>
                <w:szCs w:val="28"/>
                <w:lang w:val="vi-VN"/>
              </w:rPr>
            </w:rPrChange>
          </w:rPr>
          <w:delText>Nghị định số 155/2025/NĐ</w:delText>
        </w:r>
        <w:r w:rsidRPr="0010455D" w:rsidDel="00CE1EA4">
          <w:rPr>
            <w:szCs w:val="28"/>
            <w:shd w:val="clear" w:color="auto" w:fill="FFFFFF"/>
            <w:lang w:val="vi-VN"/>
            <w:rPrChange w:id="234" w:author="Ken Ben" w:date="2026-04-13T08:38:00Z">
              <w:rPr>
                <w:color w:val="000000"/>
                <w:szCs w:val="28"/>
                <w:shd w:val="clear" w:color="auto" w:fill="FFFFFF"/>
              </w:rPr>
            </w:rPrChange>
          </w:rPr>
          <w:delText xml:space="preserve">-CP </w:delText>
        </w:r>
        <w:r w:rsidR="005E6E1F" w:rsidRPr="0010455D" w:rsidDel="00CE1EA4">
          <w:rPr>
            <w:szCs w:val="28"/>
            <w:lang w:val="vi-VN"/>
            <w:rPrChange w:id="235" w:author="Ken Ben" w:date="2026-04-13T08:38:00Z">
              <w:rPr>
                <w:szCs w:val="28"/>
              </w:rPr>
            </w:rPrChange>
          </w:rPr>
          <w:delText>ngày 16 tháng 6 n</w:delText>
        </w:r>
        <w:r w:rsidR="005E6E1F" w:rsidRPr="0010455D" w:rsidDel="00CE1EA4">
          <w:rPr>
            <w:rFonts w:hint="eastAsia"/>
            <w:szCs w:val="28"/>
            <w:lang w:val="vi-VN"/>
            <w:rPrChange w:id="236" w:author="Ken Ben" w:date="2026-04-13T08:38:00Z">
              <w:rPr>
                <w:rFonts w:hint="eastAsia"/>
                <w:szCs w:val="28"/>
              </w:rPr>
            </w:rPrChange>
          </w:rPr>
          <w:delText>ă</w:delText>
        </w:r>
        <w:r w:rsidR="005E6E1F" w:rsidRPr="0010455D" w:rsidDel="00CE1EA4">
          <w:rPr>
            <w:szCs w:val="28"/>
            <w:lang w:val="vi-VN"/>
            <w:rPrChange w:id="237" w:author="Ken Ben" w:date="2026-04-13T08:38:00Z">
              <w:rPr>
                <w:szCs w:val="28"/>
              </w:rPr>
            </w:rPrChange>
          </w:rPr>
          <w:delText>m 2025</w:delText>
        </w:r>
        <w:r w:rsidR="005E6E1F" w:rsidRPr="0010455D" w:rsidDel="00CE1EA4">
          <w:rPr>
            <w:szCs w:val="28"/>
            <w:shd w:val="clear" w:color="auto" w:fill="FFFFFF"/>
            <w:lang w:val="vi-VN"/>
            <w:rPrChange w:id="238" w:author="Ken Ben" w:date="2026-04-13T08:38:00Z">
              <w:rPr>
                <w:szCs w:val="28"/>
                <w:shd w:val="clear" w:color="auto" w:fill="FFFFFF"/>
              </w:rPr>
            </w:rPrChange>
          </w:rPr>
          <w:delText xml:space="preserve"> </w:delText>
        </w:r>
        <w:r w:rsidRPr="0010455D" w:rsidDel="00CE1EA4">
          <w:rPr>
            <w:szCs w:val="28"/>
            <w:shd w:val="clear" w:color="auto" w:fill="FFFFFF"/>
            <w:lang w:val="vi-VN"/>
            <w:rPrChange w:id="239" w:author="Ken Ben" w:date="2026-04-13T08:38:00Z">
              <w:rPr>
                <w:color w:val="000000"/>
                <w:szCs w:val="28"/>
                <w:shd w:val="clear" w:color="auto" w:fill="FFFFFF"/>
              </w:rPr>
            </w:rPrChange>
          </w:rPr>
          <w:delText>của Chính phủ.</w:delText>
        </w:r>
      </w:del>
      <w:commentRangeEnd w:id="226"/>
      <w:r w:rsidR="00CE1EA4" w:rsidRPr="0010455D">
        <w:rPr>
          <w:rStyle w:val="CommentReference"/>
          <w:rFonts w:ascii="Times New Roman" w:hAnsi="Times New Roman"/>
        </w:rPr>
        <w:commentReference w:id="226"/>
      </w:r>
    </w:p>
    <w:p w14:paraId="65EE556D" w14:textId="2A1E0FEF" w:rsidR="00315299" w:rsidRPr="0010455D" w:rsidDel="0086574F" w:rsidRDefault="00332D08" w:rsidP="00C6700B">
      <w:pPr>
        <w:spacing w:after="60" w:line="350" w:lineRule="exact"/>
        <w:ind w:firstLine="720"/>
        <w:jc w:val="both"/>
        <w:rPr>
          <w:del w:id="240" w:author="tran xuan hang" w:date="2026-04-10T15:26:00Z"/>
          <w:sz w:val="28"/>
          <w:szCs w:val="28"/>
          <w:lang w:val="vi-VN"/>
          <w:rPrChange w:id="241" w:author="Ken Ben" w:date="2026-04-13T08:38:00Z">
            <w:rPr>
              <w:del w:id="242" w:author="tran xuan hang" w:date="2026-04-10T15:26:00Z"/>
              <w:color w:val="000000"/>
              <w:sz w:val="28"/>
              <w:szCs w:val="28"/>
              <w:lang w:val="vi-VN"/>
            </w:rPr>
          </w:rPrChange>
        </w:rPr>
      </w:pPr>
      <w:del w:id="243" w:author="Ken Ben" w:date="2026-04-10T13:25:00Z">
        <w:r w:rsidRPr="0010455D" w:rsidDel="00CE1EA4">
          <w:rPr>
            <w:sz w:val="28"/>
            <w:szCs w:val="28"/>
            <w:lang w:val="vi-VN"/>
            <w:rPrChange w:id="244" w:author="Ken Ben" w:date="2026-04-13T08:38:00Z">
              <w:rPr>
                <w:color w:val="000000"/>
                <w:sz w:val="28"/>
                <w:szCs w:val="28"/>
                <w:lang w:val="vi-VN"/>
              </w:rPr>
            </w:rPrChange>
          </w:rPr>
          <w:delText>b)</w:delText>
        </w:r>
        <w:r w:rsidR="00315299" w:rsidRPr="0010455D" w:rsidDel="00CE1EA4">
          <w:rPr>
            <w:sz w:val="28"/>
            <w:szCs w:val="28"/>
            <w:lang w:val="vi-VN"/>
            <w:rPrChange w:id="245" w:author="Ken Ben" w:date="2026-04-13T08:38:00Z">
              <w:rPr>
                <w:color w:val="000000"/>
                <w:sz w:val="28"/>
                <w:szCs w:val="28"/>
                <w:lang w:val="vi-VN"/>
              </w:rPr>
            </w:rPrChange>
          </w:rPr>
          <w:delText xml:space="preserve"> </w:delText>
        </w:r>
        <w:r w:rsidRPr="0010455D" w:rsidDel="00CE1EA4">
          <w:rPr>
            <w:sz w:val="28"/>
            <w:szCs w:val="28"/>
            <w:lang w:val="vi-VN"/>
            <w:rPrChange w:id="246" w:author="Ken Ben" w:date="2026-04-13T08:38:00Z">
              <w:rPr>
                <w:color w:val="000000"/>
                <w:sz w:val="28"/>
                <w:szCs w:val="28"/>
                <w:lang w:val="vi-VN"/>
              </w:rPr>
            </w:rPrChange>
          </w:rPr>
          <w:delText>V</w:delText>
        </w:r>
      </w:del>
      <w:del w:id="247" w:author="Ken Ben" w:date="2026-04-10T13:59:00Z">
        <w:r w:rsidR="00315299" w:rsidRPr="0010455D" w:rsidDel="00257B0E">
          <w:rPr>
            <w:sz w:val="28"/>
            <w:szCs w:val="28"/>
            <w:lang w:val="vi-VN"/>
            <w:rPrChange w:id="248" w:author="Ken Ben" w:date="2026-04-13T08:38:00Z">
              <w:rPr>
                <w:color w:val="000000"/>
                <w:sz w:val="28"/>
                <w:szCs w:val="28"/>
                <w:lang w:val="vi-VN"/>
              </w:rPr>
            </w:rPrChange>
          </w:rPr>
          <w:delText>iệ</w:delText>
        </w:r>
      </w:del>
      <w:del w:id="249" w:author="Ken Ben" w:date="2026-04-10T14:00:00Z">
        <w:r w:rsidR="00315299" w:rsidRPr="0010455D" w:rsidDel="00257B0E">
          <w:rPr>
            <w:sz w:val="28"/>
            <w:szCs w:val="28"/>
            <w:lang w:val="vi-VN"/>
            <w:rPrChange w:id="250" w:author="Ken Ben" w:date="2026-04-13T08:38:00Z">
              <w:rPr>
                <w:color w:val="000000"/>
                <w:sz w:val="28"/>
                <w:szCs w:val="28"/>
                <w:lang w:val="vi-VN"/>
              </w:rPr>
            </w:rPrChange>
          </w:rPr>
          <w:delText xml:space="preserve">c </w:delText>
        </w:r>
        <w:r w:rsidR="00964548" w:rsidRPr="0010455D" w:rsidDel="00257B0E">
          <w:rPr>
            <w:sz w:val="28"/>
            <w:szCs w:val="28"/>
            <w:lang w:val="vi-VN"/>
            <w:rPrChange w:id="251" w:author="Ken Ben" w:date="2026-04-13T08:38:00Z">
              <w:rPr>
                <w:color w:val="000000"/>
                <w:sz w:val="28"/>
                <w:szCs w:val="28"/>
                <w:lang w:val="vi-VN"/>
              </w:rPr>
            </w:rPrChange>
          </w:rPr>
          <w:delText xml:space="preserve">xác định giá dịch vụ y tế và việc </w:delText>
        </w:r>
        <w:r w:rsidR="00315299" w:rsidRPr="0010455D" w:rsidDel="00257B0E">
          <w:rPr>
            <w:sz w:val="28"/>
            <w:szCs w:val="28"/>
            <w:lang w:val="vi-VN"/>
            <w:rPrChange w:id="252" w:author="Ken Ben" w:date="2026-04-13T08:38:00Z">
              <w:rPr>
                <w:color w:val="000000"/>
                <w:sz w:val="28"/>
                <w:szCs w:val="28"/>
                <w:lang w:val="vi-VN"/>
              </w:rPr>
            </w:rPrChange>
          </w:rPr>
          <w:delText>thanh toán chi phí khám bệnh, chữa bệnh bảo hiểm y tế.</w:delText>
        </w:r>
      </w:del>
    </w:p>
    <w:p w14:paraId="03503156" w14:textId="77777777" w:rsidR="0085273B" w:rsidRPr="0010455D" w:rsidRDefault="00C867BD">
      <w:pPr>
        <w:spacing w:after="60" w:line="350" w:lineRule="exact"/>
        <w:ind w:firstLine="720"/>
        <w:jc w:val="both"/>
        <w:rPr>
          <w:b/>
          <w:bCs/>
          <w:sz w:val="28"/>
          <w:szCs w:val="28"/>
          <w:lang w:val="vi-VN"/>
          <w:rPrChange w:id="253" w:author="Ken Ben" w:date="2026-04-13T08:38:00Z">
            <w:rPr>
              <w:b/>
              <w:bCs/>
              <w:color w:val="000000"/>
              <w:sz w:val="28"/>
              <w:szCs w:val="28"/>
              <w:lang w:val="vi-VN"/>
            </w:rPr>
          </w:rPrChange>
        </w:rPr>
        <w:pPrChange w:id="254" w:author="tran xuan hang" w:date="2026-04-10T15:26:00Z">
          <w:pPr>
            <w:pStyle w:val="BodyTextIndent3"/>
            <w:adjustRightInd w:val="0"/>
            <w:spacing w:after="60" w:line="350" w:lineRule="exact"/>
            <w:ind w:left="0" w:firstLine="720"/>
            <w:jc w:val="both"/>
          </w:pPr>
        </w:pPrChange>
      </w:pPr>
      <w:r w:rsidRPr="0010455D">
        <w:rPr>
          <w:rFonts w:hint="eastAsia"/>
          <w:b/>
          <w:bCs/>
          <w:sz w:val="28"/>
          <w:szCs w:val="28"/>
          <w:lang w:val="vi-VN"/>
          <w:rPrChange w:id="255" w:author="Ken Ben" w:date="2026-04-13T08:38:00Z">
            <w:rPr>
              <w:rFonts w:hint="eastAsia"/>
              <w:b/>
              <w:bCs/>
              <w:color w:val="000000"/>
              <w:sz w:val="28"/>
              <w:szCs w:val="28"/>
              <w:lang w:val="vi-VN"/>
            </w:rPr>
          </w:rPrChange>
        </w:rPr>
        <w:t>Đ</w:t>
      </w:r>
      <w:r w:rsidRPr="0010455D">
        <w:rPr>
          <w:b/>
          <w:bCs/>
          <w:sz w:val="28"/>
          <w:szCs w:val="28"/>
          <w:lang w:val="vi-VN"/>
          <w:rPrChange w:id="256" w:author="Ken Ben" w:date="2026-04-13T08:38:00Z">
            <w:rPr>
              <w:b/>
              <w:bCs/>
              <w:color w:val="000000"/>
              <w:sz w:val="28"/>
              <w:szCs w:val="28"/>
              <w:lang w:val="vi-VN"/>
            </w:rPr>
          </w:rPrChange>
        </w:rPr>
        <w:t xml:space="preserve">iều 2. </w:t>
      </w:r>
      <w:r w:rsidR="0085273B" w:rsidRPr="0010455D">
        <w:rPr>
          <w:rFonts w:hint="eastAsia"/>
          <w:b/>
          <w:bCs/>
          <w:sz w:val="28"/>
          <w:szCs w:val="28"/>
          <w:lang w:val="vi-VN"/>
          <w:rPrChange w:id="257" w:author="Ken Ben" w:date="2026-04-13T08:38:00Z">
            <w:rPr>
              <w:rFonts w:hint="eastAsia"/>
              <w:b/>
              <w:bCs/>
              <w:color w:val="000000"/>
              <w:sz w:val="28"/>
              <w:szCs w:val="28"/>
              <w:lang w:val="vi-VN"/>
            </w:rPr>
          </w:rPrChange>
        </w:rPr>
        <w:t>Đ</w:t>
      </w:r>
      <w:r w:rsidR="0085273B" w:rsidRPr="0010455D">
        <w:rPr>
          <w:b/>
          <w:bCs/>
          <w:sz w:val="28"/>
          <w:szCs w:val="28"/>
          <w:lang w:val="vi-VN"/>
          <w:rPrChange w:id="258" w:author="Ken Ben" w:date="2026-04-13T08:38:00Z">
            <w:rPr>
              <w:b/>
              <w:bCs/>
              <w:color w:val="000000"/>
              <w:sz w:val="28"/>
              <w:szCs w:val="28"/>
              <w:lang w:val="vi-VN"/>
            </w:rPr>
          </w:rPrChange>
        </w:rPr>
        <w:t>ối t</w:t>
      </w:r>
      <w:r w:rsidR="0085273B" w:rsidRPr="0010455D">
        <w:rPr>
          <w:rFonts w:hint="eastAsia"/>
          <w:b/>
          <w:bCs/>
          <w:sz w:val="28"/>
          <w:szCs w:val="28"/>
          <w:lang w:val="vi-VN"/>
          <w:rPrChange w:id="259" w:author="Ken Ben" w:date="2026-04-13T08:38:00Z">
            <w:rPr>
              <w:rFonts w:hint="eastAsia"/>
              <w:b/>
              <w:bCs/>
              <w:color w:val="000000"/>
              <w:sz w:val="28"/>
              <w:szCs w:val="28"/>
              <w:lang w:val="vi-VN"/>
            </w:rPr>
          </w:rPrChange>
        </w:rPr>
        <w:t>ư</w:t>
      </w:r>
      <w:r w:rsidR="0085273B" w:rsidRPr="0010455D">
        <w:rPr>
          <w:b/>
          <w:bCs/>
          <w:sz w:val="28"/>
          <w:szCs w:val="28"/>
          <w:lang w:val="vi-VN"/>
          <w:rPrChange w:id="260" w:author="Ken Ben" w:date="2026-04-13T08:38:00Z">
            <w:rPr>
              <w:b/>
              <w:bCs/>
              <w:color w:val="000000"/>
              <w:sz w:val="28"/>
              <w:szCs w:val="28"/>
              <w:lang w:val="vi-VN"/>
            </w:rPr>
          </w:rPrChange>
        </w:rPr>
        <w:t xml:space="preserve">ợng </w:t>
      </w:r>
      <w:r w:rsidR="0085273B" w:rsidRPr="0010455D">
        <w:rPr>
          <w:rFonts w:hint="eastAsia"/>
          <w:b/>
          <w:bCs/>
          <w:sz w:val="28"/>
          <w:szCs w:val="28"/>
          <w:lang w:val="vi-VN"/>
          <w:rPrChange w:id="261" w:author="Ken Ben" w:date="2026-04-13T08:38:00Z">
            <w:rPr>
              <w:rFonts w:hint="eastAsia"/>
              <w:b/>
              <w:bCs/>
              <w:color w:val="000000"/>
              <w:sz w:val="28"/>
              <w:szCs w:val="28"/>
              <w:lang w:val="vi-VN"/>
            </w:rPr>
          </w:rPrChange>
        </w:rPr>
        <w:t>á</w:t>
      </w:r>
      <w:r w:rsidR="0085273B" w:rsidRPr="0010455D">
        <w:rPr>
          <w:b/>
          <w:bCs/>
          <w:sz w:val="28"/>
          <w:szCs w:val="28"/>
          <w:lang w:val="vi-VN"/>
          <w:rPrChange w:id="262" w:author="Ken Ben" w:date="2026-04-13T08:38:00Z">
            <w:rPr>
              <w:b/>
              <w:bCs/>
              <w:color w:val="000000"/>
              <w:sz w:val="28"/>
              <w:szCs w:val="28"/>
              <w:lang w:val="vi-VN"/>
            </w:rPr>
          </w:rPrChange>
        </w:rPr>
        <w:t>p dụng</w:t>
      </w:r>
    </w:p>
    <w:p w14:paraId="36815196" w14:textId="35D2FED8" w:rsidR="0085273B" w:rsidRPr="0010455D" w:rsidRDefault="0085273B" w:rsidP="00C6700B">
      <w:pPr>
        <w:pStyle w:val="BodyTextIndent3"/>
        <w:adjustRightInd w:val="0"/>
        <w:spacing w:after="60" w:line="350" w:lineRule="exact"/>
        <w:ind w:left="0" w:firstLine="720"/>
        <w:jc w:val="both"/>
        <w:rPr>
          <w:rFonts w:ascii="Times New Roman" w:hAnsi="Times New Roman"/>
          <w:sz w:val="28"/>
          <w:szCs w:val="28"/>
          <w:lang w:val="vi-VN"/>
          <w:rPrChange w:id="263" w:author="Ken Ben" w:date="2026-04-13T08:38:00Z">
            <w:rPr>
              <w:rFonts w:ascii="Times New Roman" w:hAnsi="Times New Roman"/>
              <w:color w:val="000000"/>
              <w:sz w:val="28"/>
              <w:szCs w:val="28"/>
            </w:rPr>
          </w:rPrChange>
        </w:rPr>
      </w:pPr>
      <w:r w:rsidRPr="0010455D">
        <w:rPr>
          <w:rFonts w:ascii="Times New Roman" w:hAnsi="Times New Roman"/>
          <w:sz w:val="28"/>
          <w:szCs w:val="28"/>
          <w:lang w:val="vi-VN"/>
          <w:rPrChange w:id="264" w:author="Ken Ben" w:date="2026-04-13T08:38:00Z">
            <w:rPr>
              <w:rFonts w:ascii="Times New Roman" w:hAnsi="Times New Roman"/>
              <w:color w:val="000000"/>
              <w:sz w:val="28"/>
              <w:szCs w:val="28"/>
            </w:rPr>
          </w:rPrChange>
        </w:rPr>
        <w:t>1. Đơn vị sự nghiệp công lập</w:t>
      </w:r>
      <w:r w:rsidRPr="0010455D">
        <w:rPr>
          <w:rFonts w:ascii="Times New Roman" w:hAnsi="Times New Roman"/>
          <w:sz w:val="28"/>
          <w:szCs w:val="28"/>
          <w:lang w:val="vi-VN"/>
          <w:rPrChange w:id="265" w:author="Ken Ben" w:date="2026-04-13T08:38:00Z">
            <w:rPr>
              <w:rFonts w:ascii="Times New Roman" w:hAnsi="Times New Roman"/>
              <w:color w:val="000000"/>
              <w:sz w:val="28"/>
              <w:szCs w:val="28"/>
              <w:lang w:val="vi-VN"/>
            </w:rPr>
          </w:rPrChange>
        </w:rPr>
        <w:t xml:space="preserve"> trong lĩnh vực y tế thuộc lĩnh vực quản lý nhà nước của Bộ Y tế</w:t>
      </w:r>
      <w:r w:rsidRPr="0010455D">
        <w:rPr>
          <w:rFonts w:ascii="Times New Roman" w:hAnsi="Times New Roman"/>
          <w:sz w:val="28"/>
          <w:szCs w:val="28"/>
          <w:lang w:val="vi-VN"/>
          <w:rPrChange w:id="266" w:author="Ken Ben" w:date="2026-04-13T08:38:00Z">
            <w:rPr>
              <w:rFonts w:ascii="Times New Roman" w:hAnsi="Times New Roman"/>
              <w:color w:val="000000"/>
              <w:sz w:val="28"/>
              <w:szCs w:val="28"/>
            </w:rPr>
          </w:rPrChange>
        </w:rPr>
        <w:t>.</w:t>
      </w:r>
    </w:p>
    <w:p w14:paraId="1A23BAD1" w14:textId="77777777" w:rsidR="0085273B" w:rsidRPr="0010455D" w:rsidRDefault="0085273B" w:rsidP="00C6700B">
      <w:pPr>
        <w:pStyle w:val="BodyTextIndent3"/>
        <w:adjustRightInd w:val="0"/>
        <w:spacing w:after="60" w:line="350" w:lineRule="exact"/>
        <w:ind w:left="0" w:firstLine="720"/>
        <w:jc w:val="both"/>
        <w:rPr>
          <w:rFonts w:ascii="Times New Roman" w:hAnsi="Times New Roman"/>
          <w:sz w:val="28"/>
          <w:szCs w:val="28"/>
          <w:lang w:val="vi-VN"/>
          <w:rPrChange w:id="267" w:author="Ken Ben" w:date="2026-04-13T08:38:00Z">
            <w:rPr>
              <w:rFonts w:ascii="Times New Roman" w:hAnsi="Times New Roman"/>
              <w:color w:val="000000"/>
              <w:sz w:val="28"/>
              <w:szCs w:val="28"/>
              <w:lang w:val="vi-VN"/>
            </w:rPr>
          </w:rPrChange>
        </w:rPr>
      </w:pPr>
      <w:r w:rsidRPr="0010455D">
        <w:rPr>
          <w:rFonts w:ascii="Times New Roman" w:hAnsi="Times New Roman"/>
          <w:sz w:val="28"/>
          <w:szCs w:val="28"/>
          <w:lang w:val="vi-VN"/>
          <w:rPrChange w:id="268" w:author="Ken Ben" w:date="2026-04-13T08:38:00Z">
            <w:rPr>
              <w:rFonts w:ascii="Times New Roman" w:hAnsi="Times New Roman"/>
              <w:color w:val="000000"/>
              <w:sz w:val="28"/>
              <w:szCs w:val="28"/>
            </w:rPr>
          </w:rPrChange>
        </w:rPr>
        <w:t xml:space="preserve">2. </w:t>
      </w:r>
      <w:r w:rsidR="00A05EFB" w:rsidRPr="0010455D">
        <w:rPr>
          <w:rFonts w:ascii="Times New Roman" w:hAnsi="Times New Roman"/>
          <w:bCs/>
          <w:sz w:val="28"/>
          <w:szCs w:val="28"/>
          <w:lang w:val="vi-VN"/>
          <w:rPrChange w:id="269" w:author="Ken Ben" w:date="2026-04-13T08:38:00Z">
            <w:rPr>
              <w:rFonts w:ascii="Times New Roman" w:hAnsi="Times New Roman"/>
              <w:bCs/>
              <w:color w:val="000000"/>
              <w:sz w:val="28"/>
              <w:szCs w:val="28"/>
            </w:rPr>
          </w:rPrChange>
        </w:rPr>
        <w:t>Cơ</w:t>
      </w:r>
      <w:r w:rsidR="00A05EFB" w:rsidRPr="0010455D">
        <w:rPr>
          <w:rFonts w:ascii="Times New Roman" w:hAnsi="Times New Roman"/>
          <w:bCs/>
          <w:sz w:val="28"/>
          <w:szCs w:val="28"/>
          <w:lang w:val="vi-VN"/>
          <w:rPrChange w:id="270" w:author="Ken Ben" w:date="2026-04-13T08:38:00Z">
            <w:rPr>
              <w:rFonts w:ascii="Times New Roman" w:hAnsi="Times New Roman"/>
              <w:bCs/>
              <w:color w:val="000000"/>
              <w:sz w:val="28"/>
              <w:szCs w:val="28"/>
              <w:lang w:val="vi-VN"/>
            </w:rPr>
          </w:rPrChange>
        </w:rPr>
        <w:t xml:space="preserve"> quan,</w:t>
      </w:r>
      <w:r w:rsidR="00A05EFB" w:rsidRPr="0010455D">
        <w:rPr>
          <w:rFonts w:ascii="Times New Roman" w:hAnsi="Times New Roman"/>
          <w:sz w:val="28"/>
          <w:szCs w:val="28"/>
          <w:lang w:val="vi-VN"/>
          <w:rPrChange w:id="271" w:author="Ken Ben" w:date="2026-04-13T08:38:00Z">
            <w:rPr>
              <w:rFonts w:ascii="Times New Roman" w:hAnsi="Times New Roman"/>
              <w:color w:val="000000"/>
              <w:sz w:val="28"/>
              <w:szCs w:val="28"/>
              <w:lang w:val="vi-VN"/>
            </w:rPr>
          </w:rPrChange>
        </w:rPr>
        <w:t xml:space="preserve"> t</w:t>
      </w:r>
      <w:r w:rsidRPr="0010455D">
        <w:rPr>
          <w:rFonts w:ascii="Times New Roman" w:hAnsi="Times New Roman"/>
          <w:sz w:val="28"/>
          <w:szCs w:val="28"/>
          <w:lang w:val="vi-VN"/>
          <w:rPrChange w:id="272" w:author="Ken Ben" w:date="2026-04-13T08:38:00Z">
            <w:rPr>
              <w:rFonts w:ascii="Times New Roman" w:hAnsi="Times New Roman"/>
              <w:color w:val="000000"/>
              <w:sz w:val="28"/>
              <w:szCs w:val="28"/>
            </w:rPr>
          </w:rPrChange>
        </w:rPr>
        <w:t>ổ chức, cá nhân có liên quan đến việc xác định, quyết định, áp dụng tiêu chuẩn, định mức diện tích công trình sự nghiệp trong lĩnh vực y tế thuộc lĩnh vực quản lý nhà nước của Bộ Y tế.</w:t>
      </w:r>
    </w:p>
    <w:p w14:paraId="67C2ADCE" w14:textId="77777777" w:rsidR="00C867BD" w:rsidRPr="0010455D" w:rsidRDefault="0085273B" w:rsidP="00C6700B">
      <w:pPr>
        <w:pStyle w:val="BodyTextIndent3"/>
        <w:adjustRightInd w:val="0"/>
        <w:spacing w:after="60" w:line="350" w:lineRule="exact"/>
        <w:ind w:left="0" w:firstLine="720"/>
        <w:jc w:val="both"/>
        <w:rPr>
          <w:rFonts w:ascii="Times New Roman" w:hAnsi="Times New Roman"/>
          <w:sz w:val="28"/>
          <w:szCs w:val="28"/>
          <w:lang w:val="vi-VN"/>
          <w:rPrChange w:id="273" w:author="Ken Ben" w:date="2026-04-13T08:38:00Z">
            <w:rPr>
              <w:rFonts w:ascii="Times New Roman" w:hAnsi="Times New Roman"/>
              <w:color w:val="000000"/>
              <w:sz w:val="28"/>
              <w:szCs w:val="28"/>
              <w:lang w:val="vi-VN"/>
            </w:rPr>
          </w:rPrChange>
        </w:rPr>
      </w:pPr>
      <w:r w:rsidRPr="0010455D">
        <w:rPr>
          <w:rFonts w:ascii="Times New Roman" w:hAnsi="Times New Roman"/>
          <w:b/>
          <w:bCs/>
          <w:sz w:val="28"/>
          <w:szCs w:val="28"/>
          <w:lang w:val="vi-VN"/>
          <w:rPrChange w:id="274" w:author="Ken Ben" w:date="2026-04-13T08:38:00Z">
            <w:rPr>
              <w:rFonts w:ascii="Times New Roman" w:hAnsi="Times New Roman"/>
              <w:b/>
              <w:bCs/>
              <w:color w:val="000000"/>
              <w:sz w:val="28"/>
              <w:szCs w:val="28"/>
            </w:rPr>
          </w:rPrChange>
        </w:rPr>
        <w:t xml:space="preserve">Điều 3. </w:t>
      </w:r>
      <w:r w:rsidR="004D7F1D" w:rsidRPr="0010455D">
        <w:rPr>
          <w:rFonts w:ascii="Times New Roman" w:hAnsi="Times New Roman"/>
          <w:b/>
          <w:bCs/>
          <w:sz w:val="28"/>
          <w:szCs w:val="28"/>
          <w:lang w:val="vi-VN"/>
          <w:rPrChange w:id="275" w:author="Ken Ben" w:date="2026-04-13T08:38:00Z">
            <w:rPr>
              <w:rFonts w:ascii="Times New Roman" w:hAnsi="Times New Roman"/>
              <w:b/>
              <w:bCs/>
              <w:color w:val="000000"/>
              <w:sz w:val="28"/>
              <w:szCs w:val="28"/>
              <w:lang w:val="vi-VN"/>
            </w:rPr>
          </w:rPrChange>
        </w:rPr>
        <w:t>Giải thích từ ngữ</w:t>
      </w:r>
    </w:p>
    <w:p w14:paraId="3292956C" w14:textId="4B176085" w:rsidR="004D7F1D" w:rsidRPr="0010455D" w:rsidRDefault="005E7532" w:rsidP="00C6700B">
      <w:pPr>
        <w:pStyle w:val="BodyTextIndent3"/>
        <w:adjustRightInd w:val="0"/>
        <w:spacing w:after="60" w:line="350" w:lineRule="exact"/>
        <w:ind w:left="0" w:firstLine="720"/>
        <w:jc w:val="both"/>
        <w:rPr>
          <w:rFonts w:ascii="Times New Roman" w:hAnsi="Times New Roman"/>
          <w:sz w:val="28"/>
          <w:szCs w:val="28"/>
          <w:lang w:val="vi-VN"/>
          <w:rPrChange w:id="276" w:author="Ken Ben" w:date="2026-04-13T08:38:00Z">
            <w:rPr>
              <w:rFonts w:ascii="Times New Roman" w:hAnsi="Times New Roman"/>
              <w:color w:val="000000"/>
              <w:sz w:val="28"/>
              <w:szCs w:val="28"/>
              <w:lang w:val="vi-VN"/>
            </w:rPr>
          </w:rPrChange>
        </w:rPr>
      </w:pPr>
      <w:r w:rsidRPr="0010455D">
        <w:rPr>
          <w:rFonts w:ascii="Times New Roman" w:hAnsi="Times New Roman"/>
          <w:sz w:val="28"/>
          <w:szCs w:val="28"/>
          <w:lang w:val="vi-VN"/>
          <w:rPrChange w:id="277" w:author="Ken Ben" w:date="2026-04-13T08:38:00Z">
            <w:rPr>
              <w:rFonts w:ascii="Times New Roman" w:hAnsi="Times New Roman"/>
              <w:color w:val="000000"/>
              <w:sz w:val="28"/>
              <w:szCs w:val="28"/>
              <w:lang w:val="vi-VN"/>
            </w:rPr>
          </w:rPrChange>
        </w:rPr>
        <w:t>1</w:t>
      </w:r>
      <w:r w:rsidR="004D7F1D" w:rsidRPr="0010455D">
        <w:rPr>
          <w:rFonts w:ascii="Times New Roman" w:hAnsi="Times New Roman"/>
          <w:sz w:val="28"/>
          <w:szCs w:val="28"/>
          <w:lang w:val="vi-VN"/>
          <w:rPrChange w:id="278" w:author="Ken Ben" w:date="2026-04-13T08:38:00Z">
            <w:rPr>
              <w:rFonts w:ascii="Times New Roman" w:hAnsi="Times New Roman"/>
              <w:color w:val="000000"/>
              <w:sz w:val="28"/>
              <w:szCs w:val="28"/>
              <w:lang w:val="vi-VN"/>
            </w:rPr>
          </w:rPrChange>
        </w:rPr>
        <w:t xml:space="preserve">. </w:t>
      </w:r>
      <w:r w:rsidR="00AB525B" w:rsidRPr="0010455D">
        <w:rPr>
          <w:rFonts w:ascii="Times New Roman" w:hAnsi="Times New Roman"/>
          <w:i/>
          <w:iCs/>
          <w:sz w:val="28"/>
          <w:szCs w:val="28"/>
          <w:lang w:val="vi-VN"/>
          <w:rPrChange w:id="279" w:author="Ken Ben" w:date="2026-04-13T08:38:00Z">
            <w:rPr>
              <w:rFonts w:ascii="Times New Roman" w:hAnsi="Times New Roman"/>
              <w:i/>
              <w:iCs/>
              <w:color w:val="000000"/>
              <w:sz w:val="28"/>
              <w:szCs w:val="28"/>
              <w:lang w:val="vi-VN"/>
            </w:rPr>
          </w:rPrChange>
        </w:rPr>
        <w:t xml:space="preserve">Diện tích công trình sự nghiệp </w:t>
      </w:r>
      <w:r w:rsidR="00DE659F" w:rsidRPr="0010455D">
        <w:rPr>
          <w:rFonts w:ascii="Times New Roman" w:hAnsi="Times New Roman"/>
          <w:i/>
          <w:iCs/>
          <w:sz w:val="28"/>
          <w:szCs w:val="28"/>
          <w:lang w:val="vi-VN"/>
          <w:rPrChange w:id="280" w:author="Ken Ben" w:date="2026-04-13T08:38:00Z">
            <w:rPr>
              <w:rFonts w:ascii="Times New Roman" w:hAnsi="Times New Roman"/>
              <w:i/>
              <w:iCs/>
              <w:color w:val="000000"/>
              <w:sz w:val="28"/>
              <w:szCs w:val="28"/>
            </w:rPr>
          </w:rPrChange>
        </w:rPr>
        <w:t xml:space="preserve">trong </w:t>
      </w:r>
      <w:r w:rsidR="00AB525B" w:rsidRPr="0010455D">
        <w:rPr>
          <w:rFonts w:ascii="Times New Roman" w:hAnsi="Times New Roman"/>
          <w:i/>
          <w:iCs/>
          <w:sz w:val="28"/>
          <w:szCs w:val="28"/>
          <w:lang w:val="vi-VN"/>
          <w:rPrChange w:id="281" w:author="Ken Ben" w:date="2026-04-13T08:38:00Z">
            <w:rPr>
              <w:rFonts w:ascii="Times New Roman" w:hAnsi="Times New Roman"/>
              <w:i/>
              <w:iCs/>
              <w:color w:val="000000"/>
              <w:sz w:val="28"/>
              <w:szCs w:val="28"/>
              <w:lang w:val="vi-VN"/>
            </w:rPr>
          </w:rPrChange>
        </w:rPr>
        <w:t>lĩnh vực y tế</w:t>
      </w:r>
      <w:r w:rsidR="00AB525B" w:rsidRPr="0010455D">
        <w:rPr>
          <w:rFonts w:ascii="Times New Roman" w:hAnsi="Times New Roman"/>
          <w:sz w:val="28"/>
          <w:szCs w:val="28"/>
          <w:lang w:val="vi-VN"/>
          <w:rPrChange w:id="282" w:author="Ken Ben" w:date="2026-04-13T08:38:00Z">
            <w:rPr>
              <w:rFonts w:ascii="Times New Roman" w:hAnsi="Times New Roman"/>
              <w:color w:val="000000"/>
              <w:sz w:val="28"/>
              <w:szCs w:val="28"/>
              <w:lang w:val="vi-VN"/>
            </w:rPr>
          </w:rPrChange>
        </w:rPr>
        <w:t xml:space="preserve"> </w:t>
      </w:r>
      <w:del w:id="283" w:author="tran xuan hang" w:date="2026-04-10T15:26:00Z">
        <w:r w:rsidR="004D7F1D" w:rsidRPr="0010455D" w:rsidDel="0086574F">
          <w:rPr>
            <w:rFonts w:ascii="Times New Roman" w:hAnsi="Times New Roman"/>
            <w:sz w:val="28"/>
            <w:szCs w:val="28"/>
            <w:lang w:val="vi-VN"/>
            <w:rPrChange w:id="284" w:author="Ken Ben" w:date="2026-04-13T08:38:00Z">
              <w:rPr>
                <w:rFonts w:ascii="Times New Roman" w:hAnsi="Times New Roman"/>
                <w:color w:val="000000"/>
                <w:sz w:val="28"/>
                <w:szCs w:val="28"/>
                <w:lang w:val="vi-VN"/>
              </w:rPr>
            </w:rPrChange>
          </w:rPr>
          <w:delText>l</w:delText>
        </w:r>
        <w:r w:rsidR="00BE4FE8" w:rsidRPr="0010455D" w:rsidDel="0086574F">
          <w:rPr>
            <w:rFonts w:ascii="Times New Roman" w:hAnsi="Times New Roman"/>
            <w:sz w:val="28"/>
            <w:szCs w:val="28"/>
            <w:lang w:val="vi-VN"/>
            <w:rPrChange w:id="285" w:author="Ken Ben" w:date="2026-04-13T08:38:00Z">
              <w:rPr>
                <w:rFonts w:ascii="Times New Roman" w:hAnsi="Times New Roman"/>
                <w:color w:val="000000"/>
                <w:sz w:val="28"/>
                <w:szCs w:val="28"/>
                <w:lang w:val="vi-VN"/>
              </w:rPr>
            </w:rPrChange>
          </w:rPr>
          <w:delText xml:space="preserve">à </w:delText>
        </w:r>
      </w:del>
      <w:ins w:id="286" w:author="tran xuan hang" w:date="2026-04-10T14:41:00Z">
        <w:r w:rsidR="003C4119" w:rsidRPr="0010455D">
          <w:rPr>
            <w:rFonts w:ascii="Times New Roman" w:hAnsi="Times New Roman"/>
            <w:sz w:val="28"/>
            <w:szCs w:val="28"/>
            <w:lang w:val="vi-VN"/>
            <w:rPrChange w:id="287" w:author="Ken Ben" w:date="2026-04-13T08:38:00Z">
              <w:rPr>
                <w:rFonts w:ascii="Times New Roman" w:hAnsi="Times New Roman"/>
                <w:color w:val="000000"/>
                <w:sz w:val="28"/>
                <w:szCs w:val="28"/>
                <w:lang w:val="vi-VN"/>
              </w:rPr>
            </w:rPrChange>
          </w:rPr>
          <w:t xml:space="preserve">là diện tích </w:t>
        </w:r>
      </w:ins>
      <w:ins w:id="288" w:author="tran xuan hang" w:date="2026-04-10T14:42:00Z">
        <w:r w:rsidR="003C4119" w:rsidRPr="0010455D">
          <w:rPr>
            <w:rFonts w:ascii="Times New Roman" w:hAnsi="Times New Roman"/>
            <w:sz w:val="28"/>
            <w:szCs w:val="28"/>
            <w:lang w:val="vi-VN"/>
            <w:rPrChange w:id="289" w:author="Ken Ben" w:date="2026-04-13T08:38:00Z">
              <w:rPr>
                <w:rFonts w:ascii="Times New Roman" w:hAnsi="Times New Roman"/>
                <w:color w:val="000000"/>
                <w:sz w:val="28"/>
                <w:szCs w:val="28"/>
                <w:lang w:val="en-AU"/>
              </w:rPr>
            </w:rPrChange>
          </w:rPr>
          <w:t xml:space="preserve">sử dụng </w:t>
        </w:r>
      </w:ins>
      <w:ins w:id="290" w:author="tran xuan hang" w:date="2026-04-10T14:41:00Z">
        <w:r w:rsidR="003C4119" w:rsidRPr="0010455D">
          <w:rPr>
            <w:rFonts w:ascii="Times New Roman" w:hAnsi="Times New Roman"/>
            <w:sz w:val="28"/>
            <w:szCs w:val="28"/>
            <w:lang w:val="vi-VN"/>
            <w:rPrChange w:id="291" w:author="Ken Ben" w:date="2026-04-13T08:38:00Z">
              <w:rPr>
                <w:rFonts w:ascii="Times New Roman" w:hAnsi="Times New Roman"/>
                <w:color w:val="000000"/>
                <w:sz w:val="28"/>
                <w:szCs w:val="28"/>
                <w:lang w:val="vi-VN"/>
              </w:rPr>
            </w:rPrChange>
          </w:rPr>
          <w:t xml:space="preserve">được tính theo kích thước thông thủy </w:t>
        </w:r>
      </w:ins>
      <w:del w:id="292" w:author="tran xuan hang" w:date="2026-04-10T14:42:00Z">
        <w:r w:rsidR="00BE4FE8" w:rsidRPr="0010455D" w:rsidDel="003C4119">
          <w:rPr>
            <w:rFonts w:ascii="Times New Roman" w:hAnsi="Times New Roman"/>
            <w:sz w:val="28"/>
            <w:szCs w:val="28"/>
            <w:lang w:val="vi-VN"/>
            <w:rPrChange w:id="293" w:author="Ken Ben" w:date="2026-04-13T08:38:00Z">
              <w:rPr>
                <w:rFonts w:ascii="Times New Roman" w:hAnsi="Times New Roman"/>
                <w:color w:val="000000"/>
                <w:sz w:val="28"/>
                <w:szCs w:val="28"/>
                <w:lang w:val="vi-VN"/>
              </w:rPr>
            </w:rPrChange>
          </w:rPr>
          <w:delText xml:space="preserve">diện tích sử dụng </w:delText>
        </w:r>
      </w:del>
      <w:r w:rsidR="00BE4FE8" w:rsidRPr="0010455D">
        <w:rPr>
          <w:rFonts w:ascii="Times New Roman" w:hAnsi="Times New Roman"/>
          <w:sz w:val="28"/>
          <w:szCs w:val="28"/>
          <w:lang w:val="vi-VN"/>
          <w:rPrChange w:id="294" w:author="Ken Ben" w:date="2026-04-13T08:38:00Z">
            <w:rPr>
              <w:rFonts w:ascii="Times New Roman" w:hAnsi="Times New Roman"/>
              <w:color w:val="000000"/>
              <w:sz w:val="28"/>
              <w:szCs w:val="28"/>
              <w:lang w:val="vi-VN"/>
            </w:rPr>
          </w:rPrChange>
        </w:rPr>
        <w:t>để phục vụ hoạt động</w:t>
      </w:r>
      <w:r w:rsidR="00AB525B" w:rsidRPr="0010455D">
        <w:rPr>
          <w:rFonts w:ascii="Times New Roman" w:hAnsi="Times New Roman"/>
          <w:sz w:val="28"/>
          <w:szCs w:val="28"/>
          <w:lang w:val="vi-VN"/>
          <w:rPrChange w:id="295" w:author="Ken Ben" w:date="2026-04-13T08:38:00Z">
            <w:rPr>
              <w:rFonts w:ascii="Times New Roman" w:hAnsi="Times New Roman"/>
              <w:color w:val="000000"/>
              <w:sz w:val="28"/>
              <w:szCs w:val="28"/>
              <w:lang w:val="vi-VN"/>
            </w:rPr>
          </w:rPrChange>
        </w:rPr>
        <w:t xml:space="preserve"> chuyên môn y tế</w:t>
      </w:r>
      <w:r w:rsidR="00BE4FE8" w:rsidRPr="0010455D">
        <w:rPr>
          <w:rFonts w:ascii="Times New Roman" w:hAnsi="Times New Roman"/>
          <w:sz w:val="28"/>
          <w:szCs w:val="28"/>
          <w:lang w:val="vi-VN"/>
          <w:rPrChange w:id="296" w:author="Ken Ben" w:date="2026-04-13T08:38:00Z">
            <w:rPr>
              <w:rFonts w:ascii="Times New Roman" w:hAnsi="Times New Roman"/>
              <w:color w:val="000000"/>
              <w:sz w:val="28"/>
              <w:szCs w:val="28"/>
              <w:lang w:val="vi-VN"/>
            </w:rPr>
          </w:rPrChange>
        </w:rPr>
        <w:t xml:space="preserve"> của đơn vị</w:t>
      </w:r>
      <w:r w:rsidR="0085273B" w:rsidRPr="0010455D">
        <w:rPr>
          <w:rFonts w:ascii="Times New Roman" w:hAnsi="Times New Roman"/>
          <w:sz w:val="28"/>
          <w:szCs w:val="28"/>
          <w:lang w:val="vi-VN"/>
          <w:rPrChange w:id="297" w:author="Ken Ben" w:date="2026-04-13T08:38:00Z">
            <w:rPr>
              <w:rFonts w:ascii="Times New Roman" w:hAnsi="Times New Roman"/>
              <w:color w:val="000000"/>
              <w:sz w:val="28"/>
              <w:szCs w:val="28"/>
              <w:lang w:val="vi-VN"/>
            </w:rPr>
          </w:rPrChange>
        </w:rPr>
        <w:t xml:space="preserve"> sự nghiệp công lập</w:t>
      </w:r>
      <w:r w:rsidR="00BE4FE8" w:rsidRPr="0010455D">
        <w:rPr>
          <w:rFonts w:ascii="Times New Roman" w:hAnsi="Times New Roman"/>
          <w:sz w:val="28"/>
          <w:szCs w:val="28"/>
          <w:lang w:val="vi-VN"/>
          <w:rPrChange w:id="298" w:author="Ken Ben" w:date="2026-04-13T08:38:00Z">
            <w:rPr>
              <w:rFonts w:ascii="Times New Roman" w:hAnsi="Times New Roman"/>
              <w:color w:val="000000"/>
              <w:sz w:val="28"/>
              <w:szCs w:val="28"/>
              <w:lang w:val="vi-VN"/>
            </w:rPr>
          </w:rPrChange>
        </w:rPr>
        <w:t xml:space="preserve"> </w:t>
      </w:r>
      <w:r w:rsidR="009E5E94" w:rsidRPr="0010455D">
        <w:rPr>
          <w:rFonts w:ascii="Times New Roman" w:hAnsi="Times New Roman"/>
          <w:sz w:val="28"/>
          <w:szCs w:val="28"/>
          <w:lang w:val="vi-VN"/>
          <w:rPrChange w:id="299" w:author="Ken Ben" w:date="2026-04-13T08:38:00Z">
            <w:rPr>
              <w:rFonts w:ascii="Times New Roman" w:hAnsi="Times New Roman"/>
              <w:color w:val="000000"/>
              <w:sz w:val="28"/>
              <w:szCs w:val="28"/>
              <w:lang w:val="vi-VN"/>
            </w:rPr>
          </w:rPrChange>
        </w:rPr>
        <w:t xml:space="preserve">theo quy định tại </w:t>
      </w:r>
      <w:r w:rsidR="00047AD4" w:rsidRPr="0010455D">
        <w:rPr>
          <w:rFonts w:ascii="Times New Roman" w:hAnsi="Times New Roman"/>
          <w:sz w:val="28"/>
          <w:szCs w:val="28"/>
          <w:lang w:val="vi-VN"/>
          <w:rPrChange w:id="300" w:author="Ken Ben" w:date="2026-04-13T08:38:00Z">
            <w:rPr>
              <w:rFonts w:ascii="Times New Roman" w:hAnsi="Times New Roman"/>
              <w:color w:val="000000"/>
              <w:sz w:val="28"/>
              <w:szCs w:val="28"/>
              <w:lang w:val="vi-VN"/>
            </w:rPr>
          </w:rPrChange>
        </w:rPr>
        <w:t>k</w:t>
      </w:r>
      <w:r w:rsidR="009E5E94" w:rsidRPr="0010455D">
        <w:rPr>
          <w:rFonts w:ascii="Times New Roman" w:hAnsi="Times New Roman"/>
          <w:sz w:val="28"/>
          <w:szCs w:val="28"/>
          <w:lang w:val="vi-VN"/>
          <w:rPrChange w:id="301" w:author="Ken Ben" w:date="2026-04-13T08:38:00Z">
            <w:rPr>
              <w:rFonts w:ascii="Times New Roman" w:hAnsi="Times New Roman"/>
              <w:color w:val="000000"/>
              <w:sz w:val="28"/>
              <w:szCs w:val="28"/>
              <w:lang w:val="vi-VN"/>
            </w:rPr>
          </w:rPrChange>
        </w:rPr>
        <w:t xml:space="preserve">hoản 1 </w:t>
      </w:r>
      <w:r w:rsidR="00AB525B" w:rsidRPr="0010455D">
        <w:rPr>
          <w:rFonts w:ascii="Times New Roman" w:hAnsi="Times New Roman"/>
          <w:sz w:val="28"/>
          <w:szCs w:val="28"/>
          <w:lang w:val="vi-VN"/>
          <w:rPrChange w:id="302" w:author="Ken Ben" w:date="2026-04-13T08:38:00Z">
            <w:rPr>
              <w:rFonts w:ascii="Times New Roman" w:hAnsi="Times New Roman"/>
              <w:color w:val="000000"/>
              <w:sz w:val="28"/>
              <w:szCs w:val="28"/>
              <w:lang w:val="vi-VN"/>
            </w:rPr>
          </w:rPrChange>
        </w:rPr>
        <w:t>Điều 12 N</w:t>
      </w:r>
      <w:r w:rsidR="009E5E94" w:rsidRPr="0010455D">
        <w:rPr>
          <w:rFonts w:ascii="Times New Roman" w:hAnsi="Times New Roman"/>
          <w:sz w:val="28"/>
          <w:szCs w:val="28"/>
          <w:lang w:val="vi-VN"/>
          <w:rPrChange w:id="303" w:author="Ken Ben" w:date="2026-04-13T08:38:00Z">
            <w:rPr>
              <w:rFonts w:ascii="Times New Roman" w:hAnsi="Times New Roman"/>
              <w:color w:val="000000"/>
              <w:sz w:val="28"/>
              <w:szCs w:val="28"/>
              <w:lang w:val="vi-VN"/>
            </w:rPr>
          </w:rPrChange>
        </w:rPr>
        <w:t xml:space="preserve">ghị định số </w:t>
      </w:r>
      <w:r w:rsidR="005E2E31" w:rsidRPr="0010455D">
        <w:rPr>
          <w:rFonts w:ascii="Times New Roman" w:hAnsi="Times New Roman"/>
          <w:sz w:val="28"/>
          <w:szCs w:val="28"/>
          <w:lang w:val="vi-VN"/>
          <w:rPrChange w:id="304" w:author="Ken Ben" w:date="2026-04-13T08:38:00Z">
            <w:rPr>
              <w:rFonts w:ascii="Times New Roman" w:hAnsi="Times New Roman"/>
              <w:color w:val="000000"/>
              <w:sz w:val="28"/>
              <w:szCs w:val="28"/>
              <w:lang w:val="vi-VN"/>
            </w:rPr>
          </w:rPrChange>
        </w:rPr>
        <w:t>155</w:t>
      </w:r>
      <w:r w:rsidR="009E5E94" w:rsidRPr="0010455D">
        <w:rPr>
          <w:rFonts w:ascii="Times New Roman" w:hAnsi="Times New Roman"/>
          <w:sz w:val="28"/>
          <w:szCs w:val="28"/>
          <w:lang w:val="vi-VN"/>
          <w:rPrChange w:id="305" w:author="Ken Ben" w:date="2026-04-13T08:38:00Z">
            <w:rPr>
              <w:rFonts w:ascii="Times New Roman" w:hAnsi="Times New Roman"/>
              <w:color w:val="000000"/>
              <w:sz w:val="28"/>
              <w:szCs w:val="28"/>
              <w:lang w:val="vi-VN"/>
            </w:rPr>
          </w:rPrChange>
        </w:rPr>
        <w:t>/</w:t>
      </w:r>
      <w:r w:rsidR="005E2E31" w:rsidRPr="0010455D">
        <w:rPr>
          <w:rFonts w:ascii="Times New Roman" w:hAnsi="Times New Roman"/>
          <w:sz w:val="28"/>
          <w:szCs w:val="28"/>
          <w:lang w:val="vi-VN"/>
          <w:rPrChange w:id="306" w:author="Ken Ben" w:date="2026-04-13T08:38:00Z">
            <w:rPr>
              <w:rFonts w:ascii="Times New Roman" w:hAnsi="Times New Roman"/>
              <w:color w:val="000000"/>
              <w:sz w:val="28"/>
              <w:szCs w:val="28"/>
              <w:lang w:val="vi-VN"/>
            </w:rPr>
          </w:rPrChange>
        </w:rPr>
        <w:t>2025</w:t>
      </w:r>
      <w:r w:rsidR="009E5E94" w:rsidRPr="0010455D">
        <w:rPr>
          <w:rFonts w:ascii="Times New Roman" w:hAnsi="Times New Roman"/>
          <w:sz w:val="28"/>
          <w:szCs w:val="28"/>
          <w:lang w:val="vi-VN"/>
          <w:rPrChange w:id="307" w:author="Ken Ben" w:date="2026-04-13T08:38:00Z">
            <w:rPr>
              <w:rFonts w:ascii="Times New Roman" w:hAnsi="Times New Roman"/>
              <w:color w:val="000000"/>
              <w:sz w:val="28"/>
              <w:szCs w:val="28"/>
              <w:lang w:val="vi-VN"/>
            </w:rPr>
          </w:rPrChange>
        </w:rPr>
        <w:t>/NĐ-CP</w:t>
      </w:r>
      <w:ins w:id="308" w:author="tran xuan hang" w:date="2026-04-10T15:26:00Z">
        <w:r w:rsidR="0086574F" w:rsidRPr="0010455D">
          <w:rPr>
            <w:rFonts w:ascii="Times New Roman" w:hAnsi="Times New Roman"/>
            <w:sz w:val="28"/>
            <w:szCs w:val="28"/>
            <w:lang w:val="vi-VN"/>
            <w:rPrChange w:id="309" w:author="Ken Ben" w:date="2026-04-13T08:38:00Z">
              <w:rPr>
                <w:rFonts w:ascii="Times New Roman" w:hAnsi="Times New Roman"/>
                <w:color w:val="000000"/>
                <w:sz w:val="28"/>
                <w:szCs w:val="28"/>
                <w:lang w:val="en-AU"/>
              </w:rPr>
            </w:rPrChange>
          </w:rPr>
          <w:t>.</w:t>
        </w:r>
      </w:ins>
      <w:del w:id="310" w:author="tran xuan hang" w:date="2026-04-10T15:26:00Z">
        <w:r w:rsidR="009E5E94" w:rsidRPr="0010455D" w:rsidDel="0086574F">
          <w:rPr>
            <w:rFonts w:ascii="Times New Roman" w:hAnsi="Times New Roman"/>
            <w:sz w:val="28"/>
            <w:szCs w:val="28"/>
            <w:lang w:val="vi-VN"/>
            <w:rPrChange w:id="311" w:author="Ken Ben" w:date="2026-04-13T08:38:00Z">
              <w:rPr>
                <w:rFonts w:ascii="Times New Roman" w:hAnsi="Times New Roman"/>
                <w:color w:val="000000"/>
                <w:sz w:val="28"/>
                <w:szCs w:val="28"/>
                <w:lang w:val="vi-VN"/>
              </w:rPr>
            </w:rPrChange>
          </w:rPr>
          <w:delText xml:space="preserve"> ngày </w:delText>
        </w:r>
        <w:r w:rsidR="005E2E31" w:rsidRPr="0010455D" w:rsidDel="0086574F">
          <w:rPr>
            <w:rFonts w:ascii="Times New Roman" w:hAnsi="Times New Roman"/>
            <w:sz w:val="28"/>
            <w:szCs w:val="28"/>
            <w:lang w:val="vi-VN"/>
            <w:rPrChange w:id="312" w:author="Ken Ben" w:date="2026-04-13T08:38:00Z">
              <w:rPr>
                <w:rFonts w:ascii="Times New Roman" w:hAnsi="Times New Roman"/>
                <w:color w:val="000000"/>
                <w:sz w:val="28"/>
                <w:szCs w:val="28"/>
                <w:lang w:val="vi-VN"/>
              </w:rPr>
            </w:rPrChange>
          </w:rPr>
          <w:delText>16</w:delText>
        </w:r>
        <w:r w:rsidR="00047AD4" w:rsidRPr="0010455D" w:rsidDel="0086574F">
          <w:rPr>
            <w:rFonts w:ascii="Times New Roman" w:hAnsi="Times New Roman"/>
            <w:sz w:val="28"/>
            <w:szCs w:val="28"/>
            <w:lang w:val="vi-VN"/>
            <w:rPrChange w:id="313" w:author="Ken Ben" w:date="2026-04-13T08:38:00Z">
              <w:rPr>
                <w:rFonts w:ascii="Times New Roman" w:hAnsi="Times New Roman"/>
                <w:color w:val="000000"/>
                <w:sz w:val="28"/>
                <w:szCs w:val="28"/>
                <w:lang w:val="vi-VN"/>
              </w:rPr>
            </w:rPrChange>
          </w:rPr>
          <w:delText xml:space="preserve"> tháng </w:delText>
        </w:r>
        <w:r w:rsidR="005E2E31" w:rsidRPr="0010455D" w:rsidDel="0086574F">
          <w:rPr>
            <w:rFonts w:ascii="Times New Roman" w:hAnsi="Times New Roman"/>
            <w:sz w:val="28"/>
            <w:szCs w:val="28"/>
            <w:lang w:val="vi-VN"/>
            <w:rPrChange w:id="314" w:author="Ken Ben" w:date="2026-04-13T08:38:00Z">
              <w:rPr>
                <w:rFonts w:ascii="Times New Roman" w:hAnsi="Times New Roman"/>
                <w:color w:val="000000"/>
                <w:sz w:val="28"/>
                <w:szCs w:val="28"/>
                <w:lang w:val="vi-VN"/>
              </w:rPr>
            </w:rPrChange>
          </w:rPr>
          <w:delText>6</w:delText>
        </w:r>
        <w:r w:rsidR="00047AD4" w:rsidRPr="0010455D" w:rsidDel="0086574F">
          <w:rPr>
            <w:rFonts w:ascii="Times New Roman" w:hAnsi="Times New Roman"/>
            <w:sz w:val="28"/>
            <w:szCs w:val="28"/>
            <w:lang w:val="vi-VN"/>
            <w:rPrChange w:id="315" w:author="Ken Ben" w:date="2026-04-13T08:38:00Z">
              <w:rPr>
                <w:rFonts w:ascii="Times New Roman" w:hAnsi="Times New Roman"/>
                <w:color w:val="000000"/>
                <w:sz w:val="28"/>
                <w:szCs w:val="28"/>
                <w:lang w:val="vi-VN"/>
              </w:rPr>
            </w:rPrChange>
          </w:rPr>
          <w:delText xml:space="preserve"> năm </w:delText>
        </w:r>
        <w:r w:rsidR="005E2E31" w:rsidRPr="0010455D" w:rsidDel="0086574F">
          <w:rPr>
            <w:rFonts w:ascii="Times New Roman" w:hAnsi="Times New Roman"/>
            <w:sz w:val="28"/>
            <w:szCs w:val="28"/>
            <w:lang w:val="vi-VN"/>
            <w:rPrChange w:id="316" w:author="Ken Ben" w:date="2026-04-13T08:38:00Z">
              <w:rPr>
                <w:rFonts w:ascii="Times New Roman" w:hAnsi="Times New Roman"/>
                <w:color w:val="000000"/>
                <w:sz w:val="28"/>
                <w:szCs w:val="28"/>
                <w:lang w:val="vi-VN"/>
              </w:rPr>
            </w:rPrChange>
          </w:rPr>
          <w:delText>2025</w:delText>
        </w:r>
        <w:r w:rsidR="009E5E94" w:rsidRPr="0010455D" w:rsidDel="0086574F">
          <w:rPr>
            <w:rFonts w:ascii="Times New Roman" w:hAnsi="Times New Roman"/>
            <w:sz w:val="28"/>
            <w:szCs w:val="28"/>
            <w:lang w:val="vi-VN"/>
            <w:rPrChange w:id="317" w:author="Ken Ben" w:date="2026-04-13T08:38:00Z">
              <w:rPr>
                <w:rFonts w:ascii="Times New Roman" w:hAnsi="Times New Roman"/>
                <w:color w:val="000000"/>
                <w:sz w:val="28"/>
                <w:szCs w:val="28"/>
                <w:lang w:val="vi-VN"/>
              </w:rPr>
            </w:rPrChange>
          </w:rPr>
          <w:delText xml:space="preserve"> của Chính phủ</w:delText>
        </w:r>
      </w:del>
      <w:ins w:id="318" w:author="Ken Ben" w:date="2026-04-10T14:02:00Z">
        <w:del w:id="319" w:author="tran xuan hang" w:date="2026-04-10T15:26:00Z">
          <w:r w:rsidR="00257B0E" w:rsidRPr="0010455D" w:rsidDel="0086574F">
            <w:rPr>
              <w:rFonts w:ascii="Times New Roman" w:hAnsi="Times New Roman"/>
              <w:sz w:val="28"/>
              <w:szCs w:val="28"/>
              <w:lang w:val="vi-VN"/>
              <w:rPrChange w:id="320" w:author="Ken Ben" w:date="2026-04-13T08:38:00Z">
                <w:rPr>
                  <w:rFonts w:ascii="Times New Roman" w:hAnsi="Times New Roman"/>
                  <w:color w:val="000000"/>
                  <w:sz w:val="28"/>
                  <w:szCs w:val="28"/>
                </w:rPr>
              </w:rPrChange>
            </w:rPr>
            <w:delText xml:space="preserve">; </w:delText>
          </w:r>
        </w:del>
      </w:ins>
      <w:del w:id="321" w:author="tran xuan hang" w:date="2026-04-10T15:26:00Z">
        <w:r w:rsidR="00BE4FE8" w:rsidRPr="0010455D" w:rsidDel="0086574F">
          <w:rPr>
            <w:rFonts w:ascii="Times New Roman" w:hAnsi="Times New Roman"/>
            <w:sz w:val="28"/>
            <w:szCs w:val="28"/>
            <w:lang w:val="vi-VN"/>
            <w:rPrChange w:id="322" w:author="Ken Ben" w:date="2026-04-13T08:38:00Z">
              <w:rPr>
                <w:rFonts w:ascii="Times New Roman" w:hAnsi="Times New Roman"/>
                <w:color w:val="000000"/>
                <w:sz w:val="28"/>
                <w:szCs w:val="28"/>
                <w:lang w:val="vi-VN"/>
              </w:rPr>
            </w:rPrChange>
          </w:rPr>
          <w:delText>.</w:delText>
        </w:r>
      </w:del>
      <w:ins w:id="323" w:author="Ken Ben" w:date="2026-04-10T13:30:00Z">
        <w:del w:id="324" w:author="tran xuan hang" w:date="2026-04-10T14:41:00Z">
          <w:r w:rsidR="00CE1EA4" w:rsidRPr="0010455D" w:rsidDel="003C4119">
            <w:rPr>
              <w:rFonts w:ascii="Times New Roman" w:hAnsi="Times New Roman"/>
              <w:sz w:val="28"/>
              <w:szCs w:val="28"/>
              <w:lang w:val="vi-VN"/>
              <w:rPrChange w:id="325" w:author="Ken Ben" w:date="2026-04-13T08:38:00Z">
                <w:rPr>
                  <w:rFonts w:ascii="Times New Roman" w:hAnsi="Times New Roman"/>
                  <w:color w:val="000000"/>
                  <w:sz w:val="28"/>
                  <w:szCs w:val="28"/>
                </w:rPr>
              </w:rPrChange>
            </w:rPr>
            <w:delText>là diện tích được tính theo kích thước thông thủy và là diện tích tối đa.</w:delText>
          </w:r>
        </w:del>
      </w:ins>
      <w:del w:id="326" w:author="tran xuan hang" w:date="2026-04-10T14:41:00Z">
        <w:r w:rsidR="00184FD2" w:rsidRPr="0010455D" w:rsidDel="003C4119">
          <w:rPr>
            <w:rFonts w:ascii="Times New Roman" w:hAnsi="Times New Roman"/>
            <w:sz w:val="28"/>
            <w:szCs w:val="28"/>
            <w:lang w:val="vi-VN"/>
            <w:rPrChange w:id="327" w:author="Ken Ben" w:date="2026-04-13T08:38:00Z">
              <w:rPr>
                <w:rFonts w:ascii="Times New Roman" w:hAnsi="Times New Roman"/>
                <w:color w:val="000000"/>
                <w:sz w:val="28"/>
                <w:szCs w:val="28"/>
                <w:lang w:val="vi-VN"/>
              </w:rPr>
            </w:rPrChange>
          </w:rPr>
          <w:delText xml:space="preserve">    </w:delText>
        </w:r>
      </w:del>
      <w:del w:id="328" w:author="tran xuan hang" w:date="2026-04-10T15:26:00Z">
        <w:r w:rsidR="00184FD2" w:rsidRPr="0010455D" w:rsidDel="0086574F">
          <w:rPr>
            <w:rFonts w:ascii="Times New Roman" w:hAnsi="Times New Roman"/>
            <w:sz w:val="28"/>
            <w:szCs w:val="28"/>
            <w:lang w:val="vi-VN"/>
            <w:rPrChange w:id="329" w:author="Ken Ben" w:date="2026-04-13T08:38:00Z">
              <w:rPr>
                <w:rFonts w:ascii="Times New Roman" w:hAnsi="Times New Roman"/>
                <w:color w:val="000000"/>
                <w:sz w:val="28"/>
                <w:szCs w:val="28"/>
                <w:lang w:val="vi-VN"/>
              </w:rPr>
            </w:rPrChange>
          </w:rPr>
          <w:delText xml:space="preserve"> </w:delText>
        </w:r>
      </w:del>
    </w:p>
    <w:p w14:paraId="3C7B250E" w14:textId="2406D332" w:rsidR="000A3762" w:rsidRPr="0010455D" w:rsidRDefault="000A3762" w:rsidP="00C6700B">
      <w:pPr>
        <w:pStyle w:val="ndieund"/>
        <w:spacing w:after="60" w:line="350" w:lineRule="exact"/>
        <w:rPr>
          <w:rFonts w:ascii="Times New Roman" w:hAnsi="Times New Roman"/>
          <w:szCs w:val="28"/>
          <w:lang w:val="vi-VN"/>
          <w:rPrChange w:id="330" w:author="Ken Ben" w:date="2026-04-13T08:38:00Z">
            <w:rPr>
              <w:rFonts w:ascii="Times New Roman" w:hAnsi="Times New Roman"/>
              <w:color w:val="000000"/>
              <w:szCs w:val="28"/>
              <w:lang w:val="vi-VN"/>
            </w:rPr>
          </w:rPrChange>
        </w:rPr>
      </w:pPr>
      <w:r w:rsidRPr="0010455D">
        <w:rPr>
          <w:rFonts w:ascii="Times New Roman" w:hAnsi="Times New Roman"/>
          <w:szCs w:val="28"/>
          <w:lang w:val="vi-VN"/>
          <w:rPrChange w:id="331" w:author="Ken Ben" w:date="2026-04-13T08:38:00Z">
            <w:rPr>
              <w:rFonts w:ascii="Times New Roman" w:hAnsi="Times New Roman"/>
              <w:color w:val="000000"/>
              <w:szCs w:val="28"/>
              <w:lang w:val="vi-VN"/>
            </w:rPr>
          </w:rPrChange>
        </w:rPr>
        <w:t xml:space="preserve">2. </w:t>
      </w:r>
      <w:r w:rsidR="00682F35" w:rsidRPr="0010455D">
        <w:rPr>
          <w:rFonts w:ascii="Times New Roman" w:hAnsi="Times New Roman"/>
          <w:i/>
          <w:lang w:val="nl-NL"/>
          <w:rPrChange w:id="332" w:author="Ken Ben" w:date="2026-04-13T08:38:00Z">
            <w:rPr>
              <w:rFonts w:ascii="Times New Roman" w:hAnsi="Times New Roman"/>
              <w:i/>
              <w:color w:val="000000"/>
              <w:lang w:val="nl-NL"/>
            </w:rPr>
          </w:rPrChange>
        </w:rPr>
        <w:t>Cơ quan, người có thẩm quyền quyết định diện tích công trình sự nghiệp trong lĩnh vực y tế</w:t>
      </w:r>
      <w:r w:rsidR="00682F35" w:rsidRPr="0010455D">
        <w:rPr>
          <w:rFonts w:ascii="Times New Roman" w:hAnsi="Times New Roman"/>
          <w:iCs/>
          <w:lang w:val="nl-NL"/>
          <w:rPrChange w:id="333" w:author="Ken Ben" w:date="2026-04-13T08:38:00Z">
            <w:rPr>
              <w:rFonts w:ascii="Times New Roman" w:hAnsi="Times New Roman"/>
              <w:iCs/>
              <w:color w:val="000000"/>
              <w:lang w:val="nl-NL"/>
            </w:rPr>
          </w:rPrChange>
        </w:rPr>
        <w:t xml:space="preserve"> là cơ quan, người có thẩm quyền quy định tại khoản 2 Điều 11 Nghị định số 155/2025/NĐ-CP</w:t>
      </w:r>
      <w:del w:id="334" w:author="tran xuan hang" w:date="2026-04-10T15:29:00Z">
        <w:r w:rsidR="00682F35" w:rsidRPr="0010455D" w:rsidDel="00651299">
          <w:rPr>
            <w:rFonts w:ascii="Times New Roman" w:hAnsi="Times New Roman"/>
            <w:iCs/>
            <w:lang w:val="nl-NL"/>
            <w:rPrChange w:id="335" w:author="Ken Ben" w:date="2026-04-13T08:38:00Z">
              <w:rPr>
                <w:rFonts w:ascii="Times New Roman" w:hAnsi="Times New Roman"/>
                <w:iCs/>
                <w:color w:val="000000"/>
                <w:lang w:val="nl-NL"/>
              </w:rPr>
            </w:rPrChange>
          </w:rPr>
          <w:delText xml:space="preserve"> ngày 16 tháng 6 năm 2025 của Chính phủ</w:delText>
        </w:r>
      </w:del>
      <w:ins w:id="336" w:author="tran xuan hang" w:date="2026-04-10T15:30:00Z">
        <w:r w:rsidR="00651299" w:rsidRPr="0010455D">
          <w:rPr>
            <w:rFonts w:ascii="Times New Roman" w:hAnsi="Times New Roman"/>
            <w:iCs/>
            <w:lang w:val="nl-NL"/>
            <w:rPrChange w:id="337" w:author="Ken Ben" w:date="2026-04-13T08:38:00Z">
              <w:rPr>
                <w:rFonts w:ascii="Times New Roman" w:hAnsi="Times New Roman"/>
                <w:iCs/>
                <w:color w:val="000000"/>
                <w:lang w:val="nl-NL"/>
              </w:rPr>
            </w:rPrChange>
          </w:rPr>
          <w:t xml:space="preserve"> (sau đây gọi tắt là cơ quan, người có thẩm quyền)</w:t>
        </w:r>
      </w:ins>
      <w:r w:rsidR="00636A81" w:rsidRPr="0010455D">
        <w:rPr>
          <w:rFonts w:ascii="Times New Roman" w:hAnsi="Times New Roman"/>
          <w:szCs w:val="28"/>
          <w:lang w:val="vi-VN"/>
          <w:rPrChange w:id="338" w:author="Ken Ben" w:date="2026-04-13T08:38:00Z">
            <w:rPr>
              <w:rFonts w:ascii="Times New Roman" w:hAnsi="Times New Roman"/>
              <w:color w:val="000000"/>
              <w:szCs w:val="28"/>
              <w:lang w:val="vi-VN"/>
            </w:rPr>
          </w:rPrChange>
        </w:rPr>
        <w:t>.</w:t>
      </w:r>
    </w:p>
    <w:p w14:paraId="2153A6F1" w14:textId="3E720632" w:rsidR="008A3E82" w:rsidRPr="0010455D" w:rsidRDefault="008A3E82" w:rsidP="00C6700B">
      <w:pPr>
        <w:pStyle w:val="ndieund"/>
        <w:spacing w:after="60" w:line="350" w:lineRule="exact"/>
        <w:rPr>
          <w:rFonts w:ascii="Times New Roman" w:hAnsi="Times New Roman"/>
          <w:lang w:val="vi-VN"/>
          <w:rPrChange w:id="339" w:author="Ken Ben" w:date="2026-04-13T08:38:00Z">
            <w:rPr>
              <w:rFonts w:ascii="Times New Roman" w:hAnsi="Times New Roman"/>
            </w:rPr>
          </w:rPrChange>
        </w:rPr>
      </w:pPr>
      <w:r w:rsidRPr="0010455D">
        <w:rPr>
          <w:rFonts w:ascii="Times New Roman" w:hAnsi="Times New Roman"/>
          <w:lang w:val="vi-VN"/>
          <w:rPrChange w:id="340" w:author="Ken Ben" w:date="2026-04-13T08:38:00Z">
            <w:rPr>
              <w:rFonts w:ascii="Times New Roman" w:hAnsi="Times New Roman"/>
            </w:rPr>
          </w:rPrChange>
        </w:rPr>
        <w:t xml:space="preserve">3. </w:t>
      </w:r>
      <w:r w:rsidRPr="0010455D">
        <w:rPr>
          <w:rFonts w:ascii="Times New Roman" w:hAnsi="Times New Roman"/>
          <w:i/>
          <w:lang w:val="vi-VN"/>
          <w:rPrChange w:id="341" w:author="Ken Ben" w:date="2026-04-13T08:38:00Z">
            <w:rPr>
              <w:rFonts w:ascii="Times New Roman" w:hAnsi="Times New Roman"/>
              <w:i/>
            </w:rPr>
          </w:rPrChange>
        </w:rPr>
        <w:t xml:space="preserve">Đơn vị sự nghiệp y tế công lập thuộc phạm vi quản lý của Bộ Y tế </w:t>
      </w:r>
      <w:r w:rsidRPr="0010455D">
        <w:rPr>
          <w:rFonts w:ascii="Times New Roman" w:hAnsi="Times New Roman"/>
          <w:lang w:val="vi-VN"/>
          <w:rPrChange w:id="342" w:author="Ken Ben" w:date="2026-04-13T08:38:00Z">
            <w:rPr>
              <w:rFonts w:ascii="Times New Roman" w:hAnsi="Times New Roman"/>
            </w:rPr>
          </w:rPrChange>
        </w:rPr>
        <w:t>là các đơn vị sự nghiệp công lập hoạt động trong lĩnh vực y tế thuộc</w:t>
      </w:r>
      <w:r w:rsidR="007D1DB9" w:rsidRPr="0010455D">
        <w:rPr>
          <w:rFonts w:ascii="Times New Roman" w:hAnsi="Times New Roman"/>
          <w:lang w:val="vi-VN"/>
          <w:rPrChange w:id="343" w:author="Ken Ben" w:date="2026-04-13T08:38:00Z">
            <w:rPr>
              <w:rFonts w:ascii="Times New Roman" w:hAnsi="Times New Roman"/>
            </w:rPr>
          </w:rPrChange>
        </w:rPr>
        <w:t>, trực thuộc</w:t>
      </w:r>
      <w:r w:rsidRPr="0010455D">
        <w:rPr>
          <w:rFonts w:ascii="Times New Roman" w:hAnsi="Times New Roman"/>
          <w:lang w:val="vi-VN"/>
          <w:rPrChange w:id="344" w:author="Ken Ben" w:date="2026-04-13T08:38:00Z">
            <w:rPr>
              <w:rFonts w:ascii="Times New Roman" w:hAnsi="Times New Roman"/>
            </w:rPr>
          </w:rPrChange>
        </w:rPr>
        <w:t xml:space="preserve"> Bộ Y tế theo quy định của pháp luật.</w:t>
      </w:r>
    </w:p>
    <w:p w14:paraId="5B49553D" w14:textId="77777777" w:rsidR="00277F13" w:rsidRPr="0010455D" w:rsidRDefault="00277F13" w:rsidP="00C6700B">
      <w:pPr>
        <w:pStyle w:val="ndieund"/>
        <w:spacing w:after="60" w:line="350" w:lineRule="exact"/>
        <w:rPr>
          <w:rFonts w:ascii="Times New Roman" w:hAnsi="Times New Roman"/>
          <w:b/>
          <w:szCs w:val="28"/>
          <w:lang w:val="vi-VN"/>
          <w:rPrChange w:id="345" w:author="Ken Ben" w:date="2026-04-13T08:38:00Z">
            <w:rPr>
              <w:rFonts w:ascii="Times New Roman" w:hAnsi="Times New Roman"/>
              <w:b/>
              <w:color w:val="000000"/>
              <w:szCs w:val="28"/>
              <w:lang w:val="vi-VN"/>
            </w:rPr>
          </w:rPrChange>
        </w:rPr>
      </w:pPr>
      <w:r w:rsidRPr="0010455D">
        <w:rPr>
          <w:rFonts w:ascii="Times New Roman" w:hAnsi="Times New Roman"/>
          <w:b/>
          <w:szCs w:val="28"/>
          <w:lang w:val="vi-VN"/>
          <w:rPrChange w:id="346" w:author="Ken Ben" w:date="2026-04-13T08:38:00Z">
            <w:rPr>
              <w:rFonts w:ascii="Times New Roman" w:hAnsi="Times New Roman"/>
              <w:b/>
              <w:color w:val="000000"/>
              <w:szCs w:val="28"/>
              <w:lang w:val="vi-VN"/>
            </w:rPr>
          </w:rPrChange>
        </w:rPr>
        <w:t xml:space="preserve">Điều </w:t>
      </w:r>
      <w:r w:rsidR="002C369B" w:rsidRPr="0010455D">
        <w:rPr>
          <w:rFonts w:ascii="Times New Roman" w:hAnsi="Times New Roman"/>
          <w:b/>
          <w:szCs w:val="28"/>
          <w:lang w:val="vi-VN"/>
          <w:rPrChange w:id="347" w:author="Ken Ben" w:date="2026-04-13T08:38:00Z">
            <w:rPr>
              <w:rFonts w:ascii="Times New Roman" w:hAnsi="Times New Roman"/>
              <w:b/>
              <w:color w:val="000000"/>
              <w:szCs w:val="28"/>
            </w:rPr>
          </w:rPrChange>
        </w:rPr>
        <w:t>4</w:t>
      </w:r>
      <w:r w:rsidRPr="0010455D">
        <w:rPr>
          <w:rFonts w:ascii="Times New Roman" w:hAnsi="Times New Roman"/>
          <w:b/>
          <w:szCs w:val="28"/>
          <w:lang w:val="vi-VN"/>
          <w:rPrChange w:id="348" w:author="Ken Ben" w:date="2026-04-13T08:38:00Z">
            <w:rPr>
              <w:rFonts w:ascii="Times New Roman" w:hAnsi="Times New Roman"/>
              <w:b/>
              <w:color w:val="000000"/>
              <w:szCs w:val="28"/>
              <w:lang w:val="vi-VN"/>
            </w:rPr>
          </w:rPrChange>
        </w:rPr>
        <w:t xml:space="preserve">. Tiêu chuẩn, định mức </w:t>
      </w:r>
      <w:r w:rsidR="0008104E" w:rsidRPr="0010455D">
        <w:rPr>
          <w:rFonts w:ascii="Times New Roman" w:hAnsi="Times New Roman"/>
          <w:b/>
          <w:szCs w:val="28"/>
          <w:lang w:val="vi-VN"/>
          <w:rPrChange w:id="349" w:author="Ken Ben" w:date="2026-04-13T08:38:00Z">
            <w:rPr>
              <w:rFonts w:ascii="Times New Roman" w:hAnsi="Times New Roman"/>
              <w:b/>
              <w:color w:val="000000"/>
              <w:szCs w:val="28"/>
              <w:lang w:val="vi-VN"/>
            </w:rPr>
          </w:rPrChange>
        </w:rPr>
        <w:t>diện tích công trình sự nghiệp trong lĩnh vực y tế thuộc lĩnh vực quản lý nhà nước của Bộ Y tế</w:t>
      </w:r>
      <w:r w:rsidRPr="0010455D">
        <w:rPr>
          <w:rFonts w:ascii="Times New Roman" w:hAnsi="Times New Roman"/>
          <w:b/>
          <w:szCs w:val="28"/>
          <w:lang w:val="vi-VN"/>
          <w:rPrChange w:id="350" w:author="Ken Ben" w:date="2026-04-13T08:38:00Z">
            <w:rPr>
              <w:rFonts w:ascii="Times New Roman" w:hAnsi="Times New Roman"/>
              <w:b/>
              <w:color w:val="000000"/>
              <w:szCs w:val="28"/>
              <w:lang w:val="vi-VN"/>
            </w:rPr>
          </w:rPrChange>
        </w:rPr>
        <w:t xml:space="preserve"> </w:t>
      </w:r>
    </w:p>
    <w:p w14:paraId="2757E61F" w14:textId="5BD4A518" w:rsidR="00CF2335" w:rsidRPr="0010455D" w:rsidRDefault="00CF2335" w:rsidP="00C6700B">
      <w:pPr>
        <w:pStyle w:val="ndieund"/>
        <w:spacing w:after="60" w:line="350" w:lineRule="exact"/>
        <w:rPr>
          <w:rFonts w:ascii="Times New Roman" w:hAnsi="Times New Roman"/>
          <w:bCs/>
          <w:szCs w:val="28"/>
          <w:lang w:val="vi-VN"/>
          <w:rPrChange w:id="351" w:author="Ken Ben" w:date="2026-04-13T08:38:00Z">
            <w:rPr>
              <w:rFonts w:ascii="Times New Roman" w:hAnsi="Times New Roman"/>
              <w:bCs/>
              <w:color w:val="000000"/>
              <w:szCs w:val="28"/>
              <w:lang w:val="vi-VN"/>
            </w:rPr>
          </w:rPrChange>
        </w:rPr>
      </w:pPr>
      <w:r w:rsidRPr="0010455D">
        <w:rPr>
          <w:rFonts w:ascii="Times New Roman" w:hAnsi="Times New Roman"/>
          <w:bCs/>
          <w:szCs w:val="28"/>
          <w:lang w:val="vi-VN"/>
          <w:rPrChange w:id="352" w:author="Ken Ben" w:date="2026-04-13T08:38:00Z">
            <w:rPr>
              <w:rFonts w:ascii="Times New Roman" w:hAnsi="Times New Roman"/>
              <w:bCs/>
              <w:color w:val="000000"/>
              <w:szCs w:val="28"/>
              <w:lang w:val="vi-VN"/>
            </w:rPr>
          </w:rPrChange>
        </w:rPr>
        <w:t xml:space="preserve">1. Tiêu chuẩn, định mức diện tích công trình sự nghiệp trong lĩnh vực y tế thuộc lĩnh vực quản lý nhà nước của Bộ Y tế quy định chi tiết tại </w:t>
      </w:r>
      <w:r w:rsidRPr="0010455D">
        <w:rPr>
          <w:rFonts w:ascii="Times New Roman" w:hAnsi="Times New Roman"/>
          <w:szCs w:val="28"/>
          <w:lang w:val="vi-VN"/>
          <w:rPrChange w:id="353" w:author="Ken Ben" w:date="2026-04-13T08:38:00Z">
            <w:rPr>
              <w:rFonts w:ascii="Times New Roman" w:hAnsi="Times New Roman"/>
              <w:b/>
              <w:bCs/>
              <w:color w:val="000000"/>
              <w:szCs w:val="28"/>
              <w:lang w:val="vi-VN"/>
            </w:rPr>
          </w:rPrChange>
        </w:rPr>
        <w:t>Phụ lục</w:t>
      </w:r>
      <w:r w:rsidRPr="0010455D">
        <w:rPr>
          <w:rFonts w:ascii="Times New Roman" w:hAnsi="Times New Roman"/>
          <w:b/>
          <w:bCs/>
          <w:szCs w:val="28"/>
          <w:lang w:val="vi-VN"/>
          <w:rPrChange w:id="354" w:author="Ken Ben" w:date="2026-04-13T08:38:00Z">
            <w:rPr>
              <w:rFonts w:ascii="Times New Roman" w:hAnsi="Times New Roman"/>
              <w:b/>
              <w:bCs/>
              <w:color w:val="000000"/>
              <w:szCs w:val="28"/>
              <w:lang w:val="vi-VN"/>
            </w:rPr>
          </w:rPrChange>
        </w:rPr>
        <w:t xml:space="preserve"> </w:t>
      </w:r>
      <w:r w:rsidRPr="0010455D">
        <w:rPr>
          <w:rFonts w:ascii="Times New Roman" w:hAnsi="Times New Roman"/>
          <w:bCs/>
          <w:szCs w:val="28"/>
          <w:lang w:val="vi-VN"/>
          <w:rPrChange w:id="355" w:author="Ken Ben" w:date="2026-04-13T08:38:00Z">
            <w:rPr>
              <w:rFonts w:ascii="Times New Roman" w:hAnsi="Times New Roman"/>
              <w:bCs/>
              <w:color w:val="000000"/>
              <w:szCs w:val="28"/>
              <w:lang w:val="vi-VN"/>
            </w:rPr>
          </w:rPrChange>
        </w:rPr>
        <w:t>kèm theo</w:t>
      </w:r>
      <w:r w:rsidR="006B719F" w:rsidRPr="0010455D">
        <w:rPr>
          <w:rFonts w:ascii="Times New Roman" w:hAnsi="Times New Roman"/>
          <w:bCs/>
          <w:szCs w:val="28"/>
          <w:lang w:val="vi-VN"/>
          <w:rPrChange w:id="356" w:author="Ken Ben" w:date="2026-04-13T08:38:00Z">
            <w:rPr>
              <w:rFonts w:ascii="Times New Roman" w:hAnsi="Times New Roman"/>
              <w:bCs/>
              <w:color w:val="000000"/>
              <w:szCs w:val="28"/>
              <w:lang w:val="vi-VN"/>
            </w:rPr>
          </w:rPrChange>
        </w:rPr>
        <w:t xml:space="preserve"> Thông tư này</w:t>
      </w:r>
      <w:del w:id="357" w:author="Ken Ben" w:date="2026-04-12T03:56:00Z">
        <w:r w:rsidR="00604FED" w:rsidRPr="0010455D" w:rsidDel="00037FD6">
          <w:rPr>
            <w:rFonts w:ascii="Times New Roman" w:hAnsi="Times New Roman"/>
            <w:bCs/>
            <w:szCs w:val="28"/>
            <w:lang w:val="vi-VN"/>
            <w:rPrChange w:id="358" w:author="Ken Ben" w:date="2026-04-13T08:38:00Z">
              <w:rPr>
                <w:rFonts w:ascii="Times New Roman" w:hAnsi="Times New Roman"/>
                <w:bCs/>
                <w:color w:val="000000"/>
                <w:szCs w:val="28"/>
                <w:lang w:val="vi-VN"/>
              </w:rPr>
            </w:rPrChange>
          </w:rPr>
          <w:delText>.</w:delText>
        </w:r>
      </w:del>
      <w:ins w:id="359" w:author="Ken Ben" w:date="2026-04-12T03:56:00Z">
        <w:r w:rsidR="00037FD6" w:rsidRPr="0010455D">
          <w:rPr>
            <w:rFonts w:ascii="Times New Roman" w:hAnsi="Times New Roman"/>
            <w:bCs/>
            <w:szCs w:val="28"/>
            <w:rPrChange w:id="360" w:author="Ken Ben" w:date="2026-04-13T08:38:00Z">
              <w:rPr>
                <w:rFonts w:ascii="Times New Roman" w:hAnsi="Times New Roman"/>
                <w:bCs/>
                <w:color w:val="000000"/>
                <w:szCs w:val="28"/>
              </w:rPr>
            </w:rPrChange>
          </w:rPr>
          <w:t>;</w:t>
        </w:r>
      </w:ins>
      <w:ins w:id="361" w:author="tran xuan hang" w:date="2026-04-10T15:27:00Z">
        <w:r w:rsidR="0086574F" w:rsidRPr="0010455D">
          <w:rPr>
            <w:rFonts w:ascii="Times New Roman" w:hAnsi="Times New Roman"/>
            <w:bCs/>
            <w:szCs w:val="28"/>
            <w:lang w:val="vi-VN"/>
            <w:rPrChange w:id="362" w:author="Ken Ben" w:date="2026-04-13T08:38:00Z">
              <w:rPr>
                <w:rFonts w:ascii="Times New Roman" w:hAnsi="Times New Roman"/>
                <w:bCs/>
                <w:color w:val="000000"/>
                <w:szCs w:val="28"/>
                <w:lang w:val="en-AU"/>
              </w:rPr>
            </w:rPrChange>
          </w:rPr>
          <w:t xml:space="preserve"> </w:t>
        </w:r>
      </w:ins>
      <w:del w:id="363" w:author="tran xuan hang" w:date="2026-04-10T14:43:00Z">
        <w:r w:rsidR="006B719F" w:rsidRPr="0010455D" w:rsidDel="003C4119">
          <w:rPr>
            <w:rFonts w:ascii="Times New Roman" w:hAnsi="Times New Roman"/>
            <w:bCs/>
            <w:szCs w:val="28"/>
            <w:lang w:val="vi-VN"/>
            <w:rPrChange w:id="364" w:author="Ken Ben" w:date="2026-04-13T08:38:00Z">
              <w:rPr>
                <w:rFonts w:ascii="Times New Roman" w:hAnsi="Times New Roman"/>
                <w:bCs/>
                <w:color w:val="000000"/>
                <w:szCs w:val="28"/>
                <w:lang w:val="vi-VN"/>
              </w:rPr>
            </w:rPrChange>
          </w:rPr>
          <w:delText xml:space="preserve"> </w:delText>
        </w:r>
      </w:del>
      <w:ins w:id="365" w:author="tran xuan hang" w:date="2026-04-10T14:43:00Z">
        <w:r w:rsidR="003C4119" w:rsidRPr="0010455D">
          <w:rPr>
            <w:rFonts w:ascii="Times New Roman" w:hAnsi="Times New Roman"/>
            <w:bCs/>
            <w:szCs w:val="28"/>
            <w:lang w:val="vi-VN"/>
            <w:rPrChange w:id="366" w:author="Ken Ben" w:date="2026-04-13T08:38:00Z">
              <w:rPr>
                <w:rFonts w:ascii="Times New Roman" w:hAnsi="Times New Roman"/>
                <w:bCs/>
                <w:color w:val="000000"/>
                <w:szCs w:val="28"/>
                <w:lang w:val="vi-VN"/>
              </w:rPr>
            </w:rPrChange>
          </w:rPr>
          <w:t>Tiêu chuẩn, định mức diện tích</w:t>
        </w:r>
        <w:r w:rsidR="003C4119" w:rsidRPr="0010455D">
          <w:rPr>
            <w:rFonts w:ascii="Times New Roman" w:hAnsi="Times New Roman"/>
            <w:bCs/>
            <w:szCs w:val="28"/>
            <w:lang w:val="vi-VN"/>
            <w:rPrChange w:id="367" w:author="Ken Ben" w:date="2026-04-13T08:38:00Z">
              <w:rPr>
                <w:rFonts w:ascii="Times New Roman" w:hAnsi="Times New Roman"/>
                <w:bCs/>
                <w:color w:val="000000"/>
                <w:szCs w:val="28"/>
                <w:lang w:val="en-AU"/>
              </w:rPr>
            </w:rPrChange>
          </w:rPr>
          <w:t xml:space="preserve"> </w:t>
        </w:r>
      </w:ins>
      <w:ins w:id="368" w:author="tran xuan hang" w:date="2026-04-10T14:44:00Z">
        <w:r w:rsidR="003C4119" w:rsidRPr="0010455D">
          <w:rPr>
            <w:rFonts w:ascii="Times New Roman" w:hAnsi="Times New Roman"/>
            <w:bCs/>
            <w:szCs w:val="28"/>
            <w:lang w:val="vi-VN"/>
            <w:rPrChange w:id="369" w:author="Ken Ben" w:date="2026-04-13T08:38:00Z">
              <w:rPr>
                <w:rFonts w:ascii="Times New Roman" w:hAnsi="Times New Roman"/>
                <w:bCs/>
                <w:color w:val="000000"/>
                <w:szCs w:val="28"/>
                <w:lang w:val="vi-VN"/>
              </w:rPr>
            </w:rPrChange>
          </w:rPr>
          <w:t xml:space="preserve">công trình sự nghiệp </w:t>
        </w:r>
        <w:r w:rsidR="003C4119" w:rsidRPr="0010455D">
          <w:rPr>
            <w:rFonts w:ascii="Times New Roman" w:hAnsi="Times New Roman"/>
            <w:bCs/>
            <w:szCs w:val="28"/>
            <w:lang w:val="vi-VN"/>
            <w:rPrChange w:id="370" w:author="Ken Ben" w:date="2026-04-13T08:38:00Z">
              <w:rPr>
                <w:rFonts w:ascii="Times New Roman" w:hAnsi="Times New Roman"/>
                <w:bCs/>
                <w:color w:val="000000"/>
                <w:szCs w:val="28"/>
                <w:lang w:val="en-AU"/>
              </w:rPr>
            </w:rPrChange>
          </w:rPr>
          <w:t>quy định tại Phụ lục này là diện tích tối đa.</w:t>
        </w:r>
      </w:ins>
    </w:p>
    <w:p w14:paraId="7223E862" w14:textId="08CAA67C" w:rsidR="0087756D" w:rsidRPr="0010455D" w:rsidRDefault="00C756C3" w:rsidP="00C6700B">
      <w:pPr>
        <w:pStyle w:val="ndieund"/>
        <w:spacing w:after="60" w:line="360" w:lineRule="exact"/>
        <w:rPr>
          <w:rFonts w:ascii="Times New Roman" w:hAnsi="Times New Roman"/>
          <w:szCs w:val="28"/>
          <w:lang w:val="vi-VN"/>
        </w:rPr>
      </w:pPr>
      <w:r w:rsidRPr="0010455D">
        <w:rPr>
          <w:rFonts w:ascii="Times New Roman" w:hAnsi="Times New Roman"/>
          <w:szCs w:val="28"/>
          <w:lang w:val="vi-VN"/>
          <w:rPrChange w:id="371" w:author="Ken Ben" w:date="2026-04-13T08:38:00Z">
            <w:rPr>
              <w:rFonts w:ascii="Times New Roman" w:hAnsi="Times New Roman"/>
              <w:color w:val="000000"/>
              <w:szCs w:val="28"/>
              <w:lang w:val="vi-VN"/>
            </w:rPr>
          </w:rPrChange>
        </w:rPr>
        <w:t>2</w:t>
      </w:r>
      <w:r w:rsidR="006B719F" w:rsidRPr="0010455D">
        <w:rPr>
          <w:rFonts w:ascii="Times New Roman" w:hAnsi="Times New Roman"/>
          <w:szCs w:val="28"/>
          <w:lang w:val="vi-VN"/>
          <w:rPrChange w:id="372" w:author="Ken Ben" w:date="2026-04-13T08:38:00Z">
            <w:rPr>
              <w:rFonts w:ascii="Times New Roman" w:hAnsi="Times New Roman"/>
              <w:color w:val="000000"/>
              <w:szCs w:val="28"/>
              <w:lang w:val="vi-VN"/>
            </w:rPr>
          </w:rPrChange>
        </w:rPr>
        <w:t>.</w:t>
      </w:r>
      <w:r w:rsidR="00494C34" w:rsidRPr="0010455D">
        <w:rPr>
          <w:rFonts w:ascii="Times New Roman" w:hAnsi="Times New Roman"/>
          <w:szCs w:val="28"/>
          <w:lang w:val="vi-VN"/>
          <w:rPrChange w:id="373" w:author="Ken Ben" w:date="2026-04-13T08:38:00Z">
            <w:rPr>
              <w:rFonts w:ascii="Times New Roman" w:hAnsi="Times New Roman"/>
              <w:color w:val="000000"/>
              <w:szCs w:val="28"/>
              <w:lang w:val="vi-VN"/>
            </w:rPr>
          </w:rPrChange>
        </w:rPr>
        <w:t xml:space="preserve"> </w:t>
      </w:r>
      <w:r w:rsidR="0087756D" w:rsidRPr="0010455D">
        <w:rPr>
          <w:rFonts w:ascii="Times New Roman" w:hAnsi="Times New Roman"/>
          <w:iCs/>
          <w:lang w:val="nl-NL"/>
          <w:rPrChange w:id="374" w:author="Ken Ben" w:date="2026-04-13T08:38:00Z">
            <w:rPr>
              <w:rFonts w:ascii="Times New Roman" w:hAnsi="Times New Roman"/>
              <w:iCs/>
              <w:color w:val="000000"/>
              <w:lang w:val="nl-NL"/>
            </w:rPr>
          </w:rPrChange>
        </w:rPr>
        <w:t>Cơ quan, người có thẩm quyền quyết</w:t>
      </w:r>
      <w:r w:rsidR="0087756D" w:rsidRPr="0010455D">
        <w:rPr>
          <w:rFonts w:ascii="Times New Roman" w:hAnsi="Times New Roman"/>
          <w:iCs/>
          <w:lang w:val="vi-VN"/>
          <w:rPrChange w:id="375" w:author="Ken Ben" w:date="2026-04-13T08:38:00Z">
            <w:rPr>
              <w:rFonts w:ascii="Times New Roman" w:hAnsi="Times New Roman"/>
              <w:iCs/>
              <w:color w:val="000000"/>
              <w:lang w:val="vi-VN"/>
            </w:rPr>
          </w:rPrChange>
        </w:rPr>
        <w:t xml:space="preserve"> định việc áp dụng</w:t>
      </w:r>
      <w:r w:rsidR="0087756D" w:rsidRPr="0010455D">
        <w:rPr>
          <w:rFonts w:ascii="Times New Roman" w:hAnsi="Times New Roman"/>
          <w:iCs/>
          <w:lang w:val="nl-NL"/>
          <w:rPrChange w:id="376" w:author="Ken Ben" w:date="2026-04-13T08:38:00Z">
            <w:rPr>
              <w:rFonts w:ascii="Times New Roman" w:hAnsi="Times New Roman"/>
              <w:iCs/>
              <w:color w:val="000000"/>
              <w:lang w:val="nl-NL"/>
            </w:rPr>
          </w:rPrChange>
        </w:rPr>
        <w:t xml:space="preserve"> diện tích</w:t>
      </w:r>
      <w:r w:rsidR="0087756D" w:rsidRPr="0010455D">
        <w:rPr>
          <w:rFonts w:ascii="Times New Roman" w:hAnsi="Times New Roman"/>
          <w:iCs/>
          <w:lang w:val="vi-VN"/>
          <w:rPrChange w:id="377" w:author="Ken Ben" w:date="2026-04-13T08:38:00Z">
            <w:rPr>
              <w:rFonts w:ascii="Times New Roman" w:hAnsi="Times New Roman"/>
              <w:iCs/>
              <w:color w:val="000000"/>
              <w:lang w:val="vi-VN"/>
            </w:rPr>
          </w:rPrChange>
        </w:rPr>
        <w:t xml:space="preserve"> công trình </w:t>
      </w:r>
      <w:r w:rsidR="0087756D" w:rsidRPr="0010455D">
        <w:rPr>
          <w:rFonts w:ascii="Times New Roman" w:hAnsi="Times New Roman"/>
          <w:iCs/>
          <w:lang w:val="nl-NL"/>
          <w:rPrChange w:id="378" w:author="Ken Ben" w:date="2026-04-13T08:38:00Z">
            <w:rPr>
              <w:rFonts w:ascii="Times New Roman" w:hAnsi="Times New Roman"/>
              <w:iCs/>
              <w:color w:val="000000"/>
              <w:lang w:val="nl-NL"/>
            </w:rPr>
          </w:rPrChange>
        </w:rPr>
        <w:t xml:space="preserve">sự nghiệp trong lĩnh vực y </w:t>
      </w:r>
      <w:r w:rsidR="0087756D" w:rsidRPr="0010455D">
        <w:rPr>
          <w:rFonts w:ascii="Times New Roman" w:hAnsi="Times New Roman"/>
          <w:iCs/>
          <w:lang w:val="nl-NL"/>
        </w:rPr>
        <w:t>tế</w:t>
      </w:r>
      <w:r w:rsidR="00BE14FA" w:rsidRPr="0010455D">
        <w:rPr>
          <w:rFonts w:ascii="Times New Roman" w:hAnsi="Times New Roman"/>
          <w:iCs/>
          <w:lang w:val="nl-NL"/>
        </w:rPr>
        <w:t xml:space="preserve"> theo từng chức năng độc lập hoặc tổ hợp nhiều chức năng hoạt động</w:t>
      </w:r>
      <w:ins w:id="379" w:author="Administrator" w:date="2026-04-12T09:42:00Z">
        <w:r w:rsidR="005862AC" w:rsidRPr="0010455D">
          <w:rPr>
            <w:rFonts w:ascii="Times New Roman" w:hAnsi="Times New Roman"/>
            <w:iCs/>
            <w:lang w:val="nl-NL"/>
          </w:rPr>
          <w:t xml:space="preserve"> </w:t>
        </w:r>
      </w:ins>
      <w:del w:id="380" w:author="Administrator" w:date="2026-04-12T09:48:00Z">
        <w:r w:rsidR="00BE14FA" w:rsidRPr="0010455D" w:rsidDel="001F773D">
          <w:rPr>
            <w:rFonts w:ascii="Times New Roman" w:hAnsi="Times New Roman"/>
            <w:iCs/>
            <w:lang w:val="nl-NL"/>
          </w:rPr>
          <w:delText xml:space="preserve"> </w:delText>
        </w:r>
      </w:del>
      <w:del w:id="381" w:author="Ken Ben" w:date="2026-04-12T03:57:00Z">
        <w:r w:rsidR="00BE14FA" w:rsidRPr="0010455D" w:rsidDel="00037FD6">
          <w:rPr>
            <w:rFonts w:ascii="Times New Roman" w:hAnsi="Times New Roman"/>
            <w:iCs/>
            <w:lang w:val="nl-NL"/>
          </w:rPr>
          <w:delText xml:space="preserve">sự nghiệp </w:delText>
        </w:r>
      </w:del>
      <w:r w:rsidR="00BE14FA" w:rsidRPr="0010455D">
        <w:rPr>
          <w:rFonts w:ascii="Times New Roman" w:hAnsi="Times New Roman"/>
          <w:iCs/>
          <w:lang w:val="nl-NL"/>
        </w:rPr>
        <w:t>của đơn vị</w:t>
      </w:r>
      <w:r w:rsidR="0087756D" w:rsidRPr="0010455D">
        <w:rPr>
          <w:rFonts w:ascii="Times New Roman" w:hAnsi="Times New Roman"/>
          <w:iCs/>
          <w:lang w:val="vi-VN"/>
        </w:rPr>
        <w:t xml:space="preserve"> </w:t>
      </w:r>
      <w:r w:rsidR="0087756D" w:rsidRPr="0010455D">
        <w:rPr>
          <w:rFonts w:ascii="Times New Roman" w:hAnsi="Times New Roman"/>
          <w:iCs/>
          <w:lang w:val="nl-NL"/>
        </w:rPr>
        <w:t>để</w:t>
      </w:r>
      <w:r w:rsidR="0087756D" w:rsidRPr="0010455D">
        <w:rPr>
          <w:rFonts w:ascii="Times New Roman" w:hAnsi="Times New Roman"/>
          <w:iCs/>
          <w:lang w:val="vi-VN"/>
        </w:rPr>
        <w:t xml:space="preserve"> phù hợp </w:t>
      </w:r>
      <w:r w:rsidR="0087756D" w:rsidRPr="0010455D">
        <w:rPr>
          <w:rFonts w:ascii="Times New Roman" w:hAnsi="Times New Roman"/>
          <w:iCs/>
          <w:lang w:val="nl-NL"/>
        </w:rPr>
        <w:t>điều kiện thực tế</w:t>
      </w:r>
      <w:r w:rsidR="0087756D" w:rsidRPr="0010455D">
        <w:rPr>
          <w:rFonts w:ascii="Times New Roman" w:hAnsi="Times New Roman"/>
          <w:iCs/>
          <w:lang w:val="vi-VN"/>
        </w:rPr>
        <w:t>,</w:t>
      </w:r>
      <w:r w:rsidR="0087756D" w:rsidRPr="0010455D">
        <w:rPr>
          <w:rFonts w:ascii="Times New Roman" w:hAnsi="Times New Roman"/>
          <w:iCs/>
          <w:lang w:val="nl-NL"/>
        </w:rPr>
        <w:t xml:space="preserve"> chức năng, nhiệm vụ được giao.</w:t>
      </w:r>
    </w:p>
    <w:p w14:paraId="6696EF7C" w14:textId="6E9754B0" w:rsidR="00D279CF" w:rsidRPr="0010455D" w:rsidRDefault="00C756C3" w:rsidP="00C6700B">
      <w:pPr>
        <w:pStyle w:val="ndieund"/>
        <w:spacing w:after="60" w:line="350" w:lineRule="exact"/>
        <w:rPr>
          <w:rFonts w:ascii="Times New Roman" w:hAnsi="Times New Roman"/>
          <w:szCs w:val="28"/>
          <w:lang w:val="nl-NL"/>
          <w:rPrChange w:id="382" w:author="Ken Ben" w:date="2026-04-13T08:38:00Z">
            <w:rPr>
              <w:rFonts w:ascii="Times New Roman" w:hAnsi="Times New Roman"/>
              <w:color w:val="000000"/>
              <w:szCs w:val="28"/>
              <w:lang w:val="nl-NL"/>
            </w:rPr>
          </w:rPrChange>
        </w:rPr>
      </w:pPr>
      <w:r w:rsidRPr="0010455D">
        <w:rPr>
          <w:rFonts w:ascii="Times New Roman" w:hAnsi="Times New Roman"/>
          <w:szCs w:val="28"/>
          <w:lang w:val="vi-VN"/>
          <w:rPrChange w:id="383" w:author="Ken Ben" w:date="2026-04-13T08:38:00Z">
            <w:rPr>
              <w:rFonts w:ascii="Times New Roman" w:hAnsi="Times New Roman"/>
              <w:color w:val="000000"/>
              <w:szCs w:val="28"/>
              <w:lang w:val="vi-VN"/>
            </w:rPr>
          </w:rPrChange>
        </w:rPr>
        <w:t>3</w:t>
      </w:r>
      <w:r w:rsidR="00D279CF" w:rsidRPr="0010455D">
        <w:rPr>
          <w:rFonts w:ascii="Times New Roman" w:hAnsi="Times New Roman"/>
          <w:szCs w:val="28"/>
          <w:lang w:val="vi-VN"/>
          <w:rPrChange w:id="384" w:author="Ken Ben" w:date="2026-04-13T08:38:00Z">
            <w:rPr>
              <w:rFonts w:ascii="Times New Roman" w:hAnsi="Times New Roman"/>
              <w:color w:val="000000"/>
              <w:szCs w:val="28"/>
              <w:lang w:val="vi-VN"/>
            </w:rPr>
          </w:rPrChange>
        </w:rPr>
        <w:t>. Căn cứ tiêu chuẩn, định mức diện tích công trình sự nghiệp</w:t>
      </w:r>
      <w:del w:id="385" w:author="Ken Ben" w:date="2026-04-10T13:37:00Z">
        <w:r w:rsidR="00D279CF" w:rsidRPr="0010455D" w:rsidDel="00CE1EA4">
          <w:rPr>
            <w:rFonts w:ascii="Times New Roman" w:hAnsi="Times New Roman"/>
            <w:szCs w:val="28"/>
            <w:lang w:val="vi-VN"/>
            <w:rPrChange w:id="386" w:author="Ken Ben" w:date="2026-04-13T08:38:00Z">
              <w:rPr>
                <w:rFonts w:ascii="Times New Roman" w:hAnsi="Times New Roman"/>
                <w:color w:val="000000"/>
                <w:szCs w:val="28"/>
                <w:lang w:val="vi-VN"/>
              </w:rPr>
            </w:rPrChange>
          </w:rPr>
          <w:delText xml:space="preserve"> do cơ quan</w:delText>
        </w:r>
      </w:del>
      <w:del w:id="387" w:author="tran xuan hang" w:date="2026-04-10T15:55:00Z">
        <w:r w:rsidR="00291175" w:rsidRPr="0010455D" w:rsidDel="0014622A">
          <w:rPr>
            <w:rFonts w:ascii="Times New Roman" w:hAnsi="Times New Roman"/>
            <w:szCs w:val="28"/>
            <w:lang w:val="vi-VN"/>
            <w:rPrChange w:id="388" w:author="Ken Ben" w:date="2026-04-13T08:38:00Z">
              <w:rPr>
                <w:rFonts w:ascii="Times New Roman" w:hAnsi="Times New Roman"/>
                <w:color w:val="000000"/>
                <w:szCs w:val="28"/>
                <w:lang w:val="vi-VN"/>
              </w:rPr>
            </w:rPrChange>
          </w:rPr>
          <w:delText>,</w:delText>
        </w:r>
      </w:del>
      <w:r w:rsidR="00291175" w:rsidRPr="0010455D">
        <w:rPr>
          <w:rFonts w:ascii="Times New Roman" w:hAnsi="Times New Roman"/>
          <w:szCs w:val="28"/>
          <w:lang w:val="vi-VN"/>
          <w:rPrChange w:id="389" w:author="Ken Ben" w:date="2026-04-13T08:38:00Z">
            <w:rPr>
              <w:rFonts w:ascii="Times New Roman" w:hAnsi="Times New Roman"/>
              <w:color w:val="000000"/>
              <w:szCs w:val="28"/>
              <w:lang w:val="vi-VN"/>
            </w:rPr>
          </w:rPrChange>
        </w:rPr>
        <w:t xml:space="preserve"> </w:t>
      </w:r>
      <w:del w:id="390" w:author="tran xuan hang" w:date="2026-04-10T14:44:00Z">
        <w:r w:rsidR="00291175" w:rsidRPr="0010455D" w:rsidDel="003C4119">
          <w:rPr>
            <w:rFonts w:ascii="Times New Roman" w:hAnsi="Times New Roman"/>
            <w:szCs w:val="28"/>
            <w:lang w:val="vi-VN"/>
            <w:rPrChange w:id="391" w:author="Ken Ben" w:date="2026-04-13T08:38:00Z">
              <w:rPr>
                <w:rFonts w:ascii="Times New Roman" w:hAnsi="Times New Roman"/>
                <w:color w:val="000000"/>
                <w:szCs w:val="28"/>
                <w:lang w:val="vi-VN"/>
              </w:rPr>
            </w:rPrChange>
          </w:rPr>
          <w:delText>người</w:delText>
        </w:r>
        <w:r w:rsidR="00D279CF" w:rsidRPr="0010455D" w:rsidDel="003C4119">
          <w:rPr>
            <w:rFonts w:ascii="Times New Roman" w:hAnsi="Times New Roman"/>
            <w:szCs w:val="28"/>
            <w:lang w:val="vi-VN"/>
            <w:rPrChange w:id="392" w:author="Ken Ben" w:date="2026-04-13T08:38:00Z">
              <w:rPr>
                <w:rFonts w:ascii="Times New Roman" w:hAnsi="Times New Roman"/>
                <w:color w:val="000000"/>
                <w:szCs w:val="28"/>
                <w:lang w:val="vi-VN"/>
              </w:rPr>
            </w:rPrChange>
          </w:rPr>
          <w:delText xml:space="preserve"> có thẩm quyền phê duyệt</w:delText>
        </w:r>
      </w:del>
      <w:ins w:id="393" w:author="tran xuan hang" w:date="2026-04-10T14:44:00Z">
        <w:r w:rsidR="003C4119" w:rsidRPr="0010455D">
          <w:rPr>
            <w:rFonts w:ascii="Times New Roman" w:hAnsi="Times New Roman"/>
            <w:szCs w:val="28"/>
            <w:lang w:val="vi-VN"/>
            <w:rPrChange w:id="394" w:author="Ken Ben" w:date="2026-04-13T08:38:00Z">
              <w:rPr>
                <w:rFonts w:ascii="Times New Roman" w:hAnsi="Times New Roman"/>
                <w:color w:val="000000"/>
                <w:szCs w:val="28"/>
                <w:lang w:val="en-AU"/>
              </w:rPr>
            </w:rPrChange>
          </w:rPr>
          <w:t>quy định tại Phụ l</w:t>
        </w:r>
      </w:ins>
      <w:ins w:id="395" w:author="tran xuan hang" w:date="2026-04-10T14:45:00Z">
        <w:r w:rsidR="003C4119" w:rsidRPr="0010455D">
          <w:rPr>
            <w:rFonts w:ascii="Times New Roman" w:hAnsi="Times New Roman"/>
            <w:szCs w:val="28"/>
            <w:lang w:val="vi-VN"/>
            <w:rPrChange w:id="396" w:author="Ken Ben" w:date="2026-04-13T08:38:00Z">
              <w:rPr>
                <w:rFonts w:ascii="Times New Roman" w:hAnsi="Times New Roman"/>
                <w:color w:val="000000"/>
                <w:szCs w:val="28"/>
                <w:lang w:val="en-AU"/>
              </w:rPr>
            </w:rPrChange>
          </w:rPr>
          <w:t xml:space="preserve">ục ban hành kèm theo Thông tư </w:t>
        </w:r>
        <w:r w:rsidR="003C4119" w:rsidRPr="0010455D">
          <w:rPr>
            <w:rFonts w:ascii="Times New Roman" w:hAnsi="Times New Roman"/>
            <w:szCs w:val="28"/>
            <w:lang w:val="vi-VN"/>
            <w:rPrChange w:id="397" w:author="Ken Ben" w:date="2026-04-13T08:38:00Z">
              <w:rPr>
                <w:rFonts w:ascii="Times New Roman" w:hAnsi="Times New Roman"/>
                <w:color w:val="000000"/>
                <w:szCs w:val="28"/>
                <w:lang w:val="en-AU"/>
              </w:rPr>
            </w:rPrChange>
          </w:rPr>
          <w:lastRenderedPageBreak/>
          <w:t>này</w:t>
        </w:r>
      </w:ins>
      <w:del w:id="398" w:author="Ken Ben" w:date="2026-04-12T03:57:00Z">
        <w:r w:rsidR="00D279CF" w:rsidRPr="0010455D" w:rsidDel="00037FD6">
          <w:rPr>
            <w:rFonts w:ascii="Times New Roman" w:hAnsi="Times New Roman"/>
            <w:szCs w:val="28"/>
            <w:lang w:val="vi-VN"/>
            <w:rPrChange w:id="399" w:author="Ken Ben" w:date="2026-04-13T08:38:00Z">
              <w:rPr>
                <w:rFonts w:ascii="Times New Roman" w:hAnsi="Times New Roman"/>
                <w:color w:val="000000"/>
                <w:szCs w:val="28"/>
                <w:lang w:val="vi-VN"/>
              </w:rPr>
            </w:rPrChange>
          </w:rPr>
          <w:delText xml:space="preserve">, </w:delText>
        </w:r>
      </w:del>
      <w:ins w:id="400" w:author="Ken Ben" w:date="2026-04-12T03:57:00Z">
        <w:r w:rsidR="00037FD6" w:rsidRPr="0010455D">
          <w:rPr>
            <w:rFonts w:ascii="Times New Roman" w:hAnsi="Times New Roman"/>
            <w:szCs w:val="28"/>
            <w:rPrChange w:id="401" w:author="Ken Ben" w:date="2026-04-13T08:38:00Z">
              <w:rPr>
                <w:rFonts w:ascii="Times New Roman" w:hAnsi="Times New Roman"/>
                <w:color w:val="000000"/>
                <w:szCs w:val="28"/>
              </w:rPr>
            </w:rPrChange>
          </w:rPr>
          <w:t>;</w:t>
        </w:r>
        <w:r w:rsidR="00037FD6" w:rsidRPr="0010455D">
          <w:rPr>
            <w:rFonts w:ascii="Times New Roman" w:hAnsi="Times New Roman"/>
            <w:szCs w:val="28"/>
            <w:lang w:val="vi-VN"/>
            <w:rPrChange w:id="402" w:author="Ken Ben" w:date="2026-04-13T08:38:00Z">
              <w:rPr>
                <w:rFonts w:ascii="Times New Roman" w:hAnsi="Times New Roman"/>
                <w:color w:val="000000"/>
                <w:szCs w:val="28"/>
                <w:lang w:val="vi-VN"/>
              </w:rPr>
            </w:rPrChange>
          </w:rPr>
          <w:t xml:space="preserve"> </w:t>
        </w:r>
      </w:ins>
      <w:ins w:id="403" w:author="tran xuan hang" w:date="2026-04-10T15:09:00Z">
        <w:r w:rsidR="00714E51" w:rsidRPr="0010455D">
          <w:rPr>
            <w:rFonts w:ascii="Times New Roman" w:hAnsi="Times New Roman"/>
            <w:szCs w:val="28"/>
            <w:lang w:val="vi-VN"/>
            <w:rPrChange w:id="404" w:author="Ken Ben" w:date="2026-04-13T08:38:00Z">
              <w:rPr>
                <w:rFonts w:ascii="Times New Roman" w:hAnsi="Times New Roman"/>
                <w:color w:val="000000"/>
                <w:szCs w:val="28"/>
              </w:rPr>
            </w:rPrChange>
          </w:rPr>
          <w:t xml:space="preserve">cơ quan, người có thẩm quyền </w:t>
        </w:r>
      </w:ins>
      <w:del w:id="405" w:author="tran xuan hang" w:date="2026-04-10T15:09:00Z">
        <w:r w:rsidR="00291175" w:rsidRPr="0010455D" w:rsidDel="00714E51">
          <w:rPr>
            <w:rFonts w:ascii="Times New Roman" w:hAnsi="Times New Roman"/>
            <w:szCs w:val="28"/>
            <w:lang w:val="vi-VN"/>
            <w:rPrChange w:id="406" w:author="Ken Ben" w:date="2026-04-13T08:38:00Z">
              <w:rPr>
                <w:rFonts w:ascii="Times New Roman" w:hAnsi="Times New Roman"/>
                <w:color w:val="000000"/>
                <w:szCs w:val="28"/>
                <w:lang w:val="vi-VN"/>
              </w:rPr>
            </w:rPrChange>
          </w:rPr>
          <w:delText>người đứng đầu đơn vị sự nghiệp công lập</w:delText>
        </w:r>
        <w:r w:rsidR="00D279CF" w:rsidRPr="0010455D" w:rsidDel="00714E51">
          <w:rPr>
            <w:rFonts w:ascii="Times New Roman" w:hAnsi="Times New Roman"/>
            <w:szCs w:val="28"/>
            <w:lang w:val="vi-VN"/>
            <w:rPrChange w:id="407" w:author="Ken Ben" w:date="2026-04-13T08:38:00Z">
              <w:rPr>
                <w:rFonts w:ascii="Times New Roman" w:hAnsi="Times New Roman"/>
                <w:color w:val="000000"/>
                <w:szCs w:val="28"/>
                <w:lang w:val="vi-VN"/>
              </w:rPr>
            </w:rPrChange>
          </w:rPr>
          <w:delText xml:space="preserve"> </w:delText>
        </w:r>
      </w:del>
      <w:del w:id="408" w:author="tran xuan hang" w:date="2026-04-10T15:10:00Z">
        <w:r w:rsidR="00D279CF" w:rsidRPr="0010455D" w:rsidDel="00714E51">
          <w:rPr>
            <w:rFonts w:ascii="Times New Roman" w:hAnsi="Times New Roman"/>
            <w:szCs w:val="28"/>
            <w:lang w:val="vi-VN"/>
            <w:rPrChange w:id="409" w:author="Ken Ben" w:date="2026-04-13T08:38:00Z">
              <w:rPr>
                <w:rFonts w:ascii="Times New Roman" w:hAnsi="Times New Roman"/>
                <w:color w:val="000000"/>
                <w:szCs w:val="28"/>
                <w:lang w:val="vi-VN"/>
              </w:rPr>
            </w:rPrChange>
          </w:rPr>
          <w:delText xml:space="preserve">trực tiếp sử dụng </w:delText>
        </w:r>
        <w:r w:rsidR="00EC4BD7" w:rsidRPr="0010455D" w:rsidDel="00714E51">
          <w:rPr>
            <w:rFonts w:ascii="Times New Roman" w:hAnsi="Times New Roman"/>
            <w:szCs w:val="28"/>
            <w:lang w:val="vi-VN"/>
            <w:rPrChange w:id="410" w:author="Ken Ben" w:date="2026-04-13T08:38:00Z">
              <w:rPr>
                <w:rFonts w:ascii="Times New Roman" w:hAnsi="Times New Roman"/>
                <w:color w:val="000000"/>
                <w:szCs w:val="28"/>
                <w:lang w:val="vi-VN"/>
              </w:rPr>
            </w:rPrChange>
          </w:rPr>
          <w:delText xml:space="preserve">tài sản công </w:delText>
        </w:r>
        <w:r w:rsidR="00D279CF" w:rsidRPr="0010455D" w:rsidDel="00714E51">
          <w:rPr>
            <w:rFonts w:ascii="Times New Roman" w:hAnsi="Times New Roman"/>
            <w:szCs w:val="28"/>
            <w:lang w:val="vi-VN"/>
            <w:rPrChange w:id="411" w:author="Ken Ben" w:date="2026-04-13T08:38:00Z">
              <w:rPr>
                <w:rFonts w:ascii="Times New Roman" w:hAnsi="Times New Roman"/>
                <w:color w:val="000000"/>
                <w:szCs w:val="28"/>
                <w:lang w:val="vi-VN"/>
              </w:rPr>
            </w:rPrChange>
          </w:rPr>
          <w:delText>xác định tổng</w:delText>
        </w:r>
      </w:del>
      <w:ins w:id="412" w:author="tran xuan hang" w:date="2026-04-10T15:10:00Z">
        <w:r w:rsidR="00714E51" w:rsidRPr="0010455D">
          <w:rPr>
            <w:rFonts w:ascii="Times New Roman" w:hAnsi="Times New Roman"/>
            <w:szCs w:val="28"/>
            <w:lang w:val="vi-VN"/>
            <w:rPrChange w:id="413" w:author="Ken Ben" w:date="2026-04-13T08:38:00Z">
              <w:rPr>
                <w:rFonts w:ascii="Times New Roman" w:hAnsi="Times New Roman"/>
                <w:color w:val="000000"/>
                <w:szCs w:val="28"/>
                <w:lang w:val="en-AU"/>
              </w:rPr>
            </w:rPrChange>
          </w:rPr>
          <w:t>quyết định</w:t>
        </w:r>
      </w:ins>
      <w:ins w:id="414" w:author="tran xuan hang" w:date="2026-04-10T15:27:00Z">
        <w:r w:rsidR="0086574F" w:rsidRPr="0010455D">
          <w:rPr>
            <w:rFonts w:ascii="Times New Roman" w:hAnsi="Times New Roman"/>
            <w:szCs w:val="28"/>
            <w:lang w:val="vi-VN"/>
            <w:rPrChange w:id="415" w:author="Ken Ben" w:date="2026-04-13T08:38:00Z">
              <w:rPr>
                <w:rFonts w:ascii="Times New Roman" w:hAnsi="Times New Roman"/>
                <w:color w:val="000000"/>
                <w:szCs w:val="28"/>
                <w:lang w:val="en-AU"/>
              </w:rPr>
            </w:rPrChange>
          </w:rPr>
          <w:t xml:space="preserve"> </w:t>
        </w:r>
      </w:ins>
      <w:del w:id="416" w:author="Ken Ben" w:date="2026-04-10T13:38:00Z">
        <w:r w:rsidR="00D279CF" w:rsidRPr="0010455D" w:rsidDel="00CE1EA4">
          <w:rPr>
            <w:rFonts w:ascii="Times New Roman" w:hAnsi="Times New Roman"/>
            <w:szCs w:val="28"/>
            <w:lang w:val="vi-VN"/>
            <w:rPrChange w:id="417" w:author="Ken Ben" w:date="2026-04-13T08:38:00Z">
              <w:rPr>
                <w:rFonts w:ascii="Times New Roman" w:hAnsi="Times New Roman"/>
                <w:color w:val="000000"/>
                <w:szCs w:val="28"/>
                <w:lang w:val="vi-VN"/>
              </w:rPr>
            </w:rPrChange>
          </w:rPr>
          <w:delText xml:space="preserve"> </w:delText>
        </w:r>
      </w:del>
      <w:r w:rsidR="00D279CF" w:rsidRPr="0010455D">
        <w:rPr>
          <w:rFonts w:ascii="Times New Roman" w:hAnsi="Times New Roman"/>
          <w:szCs w:val="28"/>
          <w:lang w:val="vi-VN"/>
          <w:rPrChange w:id="418" w:author="Ken Ben" w:date="2026-04-13T08:38:00Z">
            <w:rPr>
              <w:rFonts w:ascii="Times New Roman" w:hAnsi="Times New Roman"/>
              <w:color w:val="000000"/>
              <w:szCs w:val="28"/>
              <w:lang w:val="vi-VN"/>
            </w:rPr>
          </w:rPrChange>
        </w:rPr>
        <w:t>diện tích công trình sự nghiệp</w:t>
      </w:r>
      <w:del w:id="419" w:author="Ken Ben" w:date="2026-04-10T14:06:00Z">
        <w:r w:rsidR="00D279CF" w:rsidRPr="0010455D" w:rsidDel="00EF78F0">
          <w:rPr>
            <w:rFonts w:ascii="Times New Roman" w:hAnsi="Times New Roman"/>
            <w:szCs w:val="28"/>
            <w:lang w:val="vi-VN"/>
            <w:rPrChange w:id="420" w:author="Ken Ben" w:date="2026-04-13T08:38:00Z">
              <w:rPr>
                <w:rFonts w:ascii="Times New Roman" w:hAnsi="Times New Roman"/>
                <w:color w:val="000000"/>
                <w:szCs w:val="28"/>
                <w:lang w:val="vi-VN"/>
              </w:rPr>
            </w:rPrChange>
          </w:rPr>
          <w:delText xml:space="preserve"> </w:delText>
        </w:r>
      </w:del>
      <w:del w:id="421" w:author="Ken Ben" w:date="2026-04-10T13:38:00Z">
        <w:r w:rsidR="00D279CF" w:rsidRPr="0010455D" w:rsidDel="00CE1EA4">
          <w:rPr>
            <w:rFonts w:ascii="Times New Roman" w:hAnsi="Times New Roman"/>
            <w:szCs w:val="28"/>
            <w:lang w:val="vi-VN"/>
            <w:rPrChange w:id="422" w:author="Ken Ben" w:date="2026-04-13T08:38:00Z">
              <w:rPr>
                <w:rFonts w:ascii="Times New Roman" w:hAnsi="Times New Roman"/>
                <w:color w:val="000000"/>
                <w:szCs w:val="28"/>
                <w:lang w:val="vi-VN"/>
              </w:rPr>
            </w:rPrChange>
          </w:rPr>
          <w:delText>cần có</w:delText>
        </w:r>
      </w:del>
      <w:r w:rsidR="00D279CF" w:rsidRPr="0010455D">
        <w:rPr>
          <w:rFonts w:ascii="Times New Roman" w:hAnsi="Times New Roman"/>
          <w:szCs w:val="28"/>
          <w:lang w:val="vi-VN"/>
          <w:rPrChange w:id="423" w:author="Ken Ben" w:date="2026-04-13T08:38:00Z">
            <w:rPr>
              <w:rFonts w:ascii="Times New Roman" w:hAnsi="Times New Roman"/>
              <w:color w:val="000000"/>
              <w:szCs w:val="28"/>
              <w:lang w:val="vi-VN"/>
            </w:rPr>
          </w:rPrChange>
        </w:rPr>
        <w:t xml:space="preserve"> để phục vụ hoạt động </w:t>
      </w:r>
      <w:r w:rsidR="00291175" w:rsidRPr="0010455D">
        <w:rPr>
          <w:rFonts w:ascii="Times New Roman" w:hAnsi="Times New Roman"/>
          <w:szCs w:val="28"/>
          <w:lang w:val="vi-VN"/>
          <w:rPrChange w:id="424" w:author="Ken Ben" w:date="2026-04-13T08:38:00Z">
            <w:rPr>
              <w:rFonts w:ascii="Times New Roman" w:hAnsi="Times New Roman"/>
              <w:color w:val="000000"/>
              <w:szCs w:val="28"/>
              <w:lang w:val="vi-VN"/>
            </w:rPr>
          </w:rPrChange>
        </w:rPr>
        <w:t xml:space="preserve">chuyên môn </w:t>
      </w:r>
      <w:r w:rsidR="00D279CF" w:rsidRPr="0010455D">
        <w:rPr>
          <w:rFonts w:ascii="Times New Roman" w:hAnsi="Times New Roman"/>
          <w:szCs w:val="28"/>
          <w:lang w:val="vi-VN"/>
          <w:rPrChange w:id="425" w:author="Ken Ben" w:date="2026-04-13T08:38:00Z">
            <w:rPr>
              <w:rFonts w:ascii="Times New Roman" w:hAnsi="Times New Roman"/>
              <w:color w:val="000000"/>
              <w:szCs w:val="28"/>
              <w:lang w:val="vi-VN"/>
            </w:rPr>
          </w:rPrChange>
        </w:rPr>
        <w:t>của đơn vị</w:t>
      </w:r>
      <w:del w:id="426" w:author="Ken Ben" w:date="2026-04-10T14:06:00Z">
        <w:r w:rsidR="00D279CF" w:rsidRPr="0010455D" w:rsidDel="00EF78F0">
          <w:rPr>
            <w:rFonts w:ascii="Times New Roman" w:hAnsi="Times New Roman"/>
            <w:szCs w:val="28"/>
            <w:lang w:val="vi-VN"/>
            <w:rPrChange w:id="427" w:author="Ken Ben" w:date="2026-04-13T08:38:00Z">
              <w:rPr>
                <w:rFonts w:ascii="Times New Roman" w:hAnsi="Times New Roman"/>
                <w:color w:val="000000"/>
                <w:szCs w:val="28"/>
                <w:lang w:val="vi-VN"/>
              </w:rPr>
            </w:rPrChange>
          </w:rPr>
          <w:delText xml:space="preserve"> mình</w:delText>
        </w:r>
      </w:del>
      <w:r w:rsidR="00D279CF" w:rsidRPr="0010455D">
        <w:rPr>
          <w:rFonts w:ascii="Times New Roman" w:hAnsi="Times New Roman"/>
          <w:szCs w:val="28"/>
          <w:lang w:val="vi-VN"/>
          <w:rPrChange w:id="428" w:author="Ken Ben" w:date="2026-04-13T08:38:00Z">
            <w:rPr>
              <w:rFonts w:ascii="Times New Roman" w:hAnsi="Times New Roman"/>
              <w:color w:val="000000"/>
              <w:szCs w:val="28"/>
              <w:lang w:val="vi-VN"/>
            </w:rPr>
          </w:rPrChange>
        </w:rPr>
        <w:t>.</w:t>
      </w:r>
    </w:p>
    <w:p w14:paraId="5C437824" w14:textId="77777777" w:rsidR="00881F71" w:rsidRPr="0010455D" w:rsidRDefault="00B13A29" w:rsidP="00881F71">
      <w:pPr>
        <w:pStyle w:val="ndieund"/>
        <w:spacing w:after="60" w:line="350" w:lineRule="exact"/>
        <w:jc w:val="left"/>
        <w:rPr>
          <w:rFonts w:ascii="Times New Roman" w:hAnsi="Times New Roman"/>
          <w:b/>
          <w:szCs w:val="28"/>
          <w:lang w:val="nl-NL"/>
          <w:rPrChange w:id="429" w:author="Ken Ben" w:date="2026-04-13T08:38:00Z">
            <w:rPr>
              <w:rFonts w:ascii="Times New Roman" w:hAnsi="Times New Roman"/>
              <w:b/>
              <w:color w:val="000000"/>
              <w:szCs w:val="28"/>
            </w:rPr>
          </w:rPrChange>
        </w:rPr>
      </w:pPr>
      <w:r w:rsidRPr="0010455D">
        <w:rPr>
          <w:rFonts w:ascii="Times New Roman" w:hAnsi="Times New Roman"/>
          <w:b/>
          <w:szCs w:val="28"/>
          <w:lang w:val="vi-VN"/>
          <w:rPrChange w:id="430" w:author="Ken Ben" w:date="2026-04-13T08:38:00Z">
            <w:rPr>
              <w:rFonts w:ascii="Times New Roman" w:hAnsi="Times New Roman"/>
              <w:b/>
              <w:color w:val="000000"/>
              <w:szCs w:val="28"/>
              <w:lang w:val="vi-VN"/>
            </w:rPr>
          </w:rPrChange>
        </w:rPr>
        <w:t xml:space="preserve">Điều </w:t>
      </w:r>
      <w:r w:rsidR="002C369B" w:rsidRPr="0010455D">
        <w:rPr>
          <w:rFonts w:ascii="Times New Roman" w:hAnsi="Times New Roman"/>
          <w:b/>
          <w:szCs w:val="28"/>
          <w:lang w:val="nl-NL"/>
          <w:rPrChange w:id="431" w:author="Ken Ben" w:date="2026-04-13T08:38:00Z">
            <w:rPr>
              <w:rFonts w:ascii="Times New Roman" w:hAnsi="Times New Roman"/>
              <w:b/>
              <w:color w:val="000000"/>
              <w:szCs w:val="28"/>
            </w:rPr>
          </w:rPrChange>
        </w:rPr>
        <w:t>5</w:t>
      </w:r>
      <w:r w:rsidRPr="0010455D">
        <w:rPr>
          <w:rFonts w:ascii="Times New Roman" w:hAnsi="Times New Roman"/>
          <w:b/>
          <w:szCs w:val="28"/>
          <w:lang w:val="vi-VN"/>
          <w:rPrChange w:id="432" w:author="Ken Ben" w:date="2026-04-13T08:38:00Z">
            <w:rPr>
              <w:rFonts w:ascii="Times New Roman" w:hAnsi="Times New Roman"/>
              <w:b/>
              <w:color w:val="000000"/>
              <w:szCs w:val="28"/>
              <w:lang w:val="vi-VN"/>
            </w:rPr>
          </w:rPrChange>
        </w:rPr>
        <w:t>. Nguyên tắc áp dụng tiêu chuẩn, định mức</w:t>
      </w:r>
      <w:r w:rsidR="00EC4BD7" w:rsidRPr="0010455D">
        <w:rPr>
          <w:rFonts w:ascii="Times New Roman" w:hAnsi="Times New Roman"/>
          <w:b/>
          <w:szCs w:val="28"/>
          <w:lang w:val="vi-VN"/>
          <w:rPrChange w:id="433" w:author="Ken Ben" w:date="2026-04-13T08:38:00Z">
            <w:rPr>
              <w:rFonts w:ascii="Times New Roman" w:hAnsi="Times New Roman"/>
              <w:b/>
              <w:color w:val="000000"/>
              <w:szCs w:val="28"/>
              <w:lang w:val="vi-VN"/>
            </w:rPr>
          </w:rPrChange>
        </w:rPr>
        <w:t xml:space="preserve"> diện tích công trình sự nghiệp trong lĩnh vực y tế thuộc lĩnh vực quản lý nhà nước của Bộ Y tế</w:t>
      </w:r>
    </w:p>
    <w:p w14:paraId="6F7A49C0" w14:textId="2AA44A58" w:rsidR="00B13A29" w:rsidRPr="0010455D" w:rsidRDefault="00881F71" w:rsidP="005523D0">
      <w:pPr>
        <w:pStyle w:val="ndieund"/>
        <w:spacing w:after="60" w:line="350" w:lineRule="exact"/>
        <w:rPr>
          <w:rFonts w:ascii="Times New Roman" w:hAnsi="Times New Roman"/>
          <w:b/>
          <w:szCs w:val="28"/>
          <w:lang w:val="vi-VN"/>
          <w:rPrChange w:id="434" w:author="Ken Ben" w:date="2026-04-13T08:38:00Z">
            <w:rPr>
              <w:rFonts w:ascii="Times New Roman" w:hAnsi="Times New Roman"/>
              <w:b/>
              <w:color w:val="000000"/>
              <w:szCs w:val="28"/>
              <w:lang w:val="vi-VN"/>
            </w:rPr>
          </w:rPrChange>
        </w:rPr>
      </w:pPr>
      <w:del w:id="435" w:author="Ken Ben" w:date="2026-04-10T13:39:00Z">
        <w:r w:rsidRPr="0010455D" w:rsidDel="00CE1EA4">
          <w:rPr>
            <w:rFonts w:ascii="Times New Roman" w:hAnsi="Times New Roman"/>
            <w:bCs/>
            <w:szCs w:val="28"/>
            <w:lang w:val="nl-NL"/>
            <w:rPrChange w:id="436" w:author="Ken Ben" w:date="2026-04-13T08:38:00Z">
              <w:rPr>
                <w:rFonts w:ascii="Times New Roman" w:hAnsi="Times New Roman"/>
                <w:bCs/>
                <w:color w:val="000000"/>
                <w:szCs w:val="28"/>
              </w:rPr>
            </w:rPrChange>
          </w:rPr>
          <w:delText>1.</w:delText>
        </w:r>
        <w:r w:rsidRPr="0010455D" w:rsidDel="00CE1EA4">
          <w:rPr>
            <w:rFonts w:ascii="Times New Roman" w:hAnsi="Times New Roman"/>
            <w:b/>
            <w:szCs w:val="28"/>
            <w:lang w:val="nl-NL"/>
            <w:rPrChange w:id="437" w:author="Ken Ben" w:date="2026-04-13T08:38:00Z">
              <w:rPr>
                <w:rFonts w:ascii="Times New Roman" w:hAnsi="Times New Roman"/>
                <w:b/>
                <w:color w:val="000000"/>
                <w:szCs w:val="28"/>
              </w:rPr>
            </w:rPrChange>
          </w:rPr>
          <w:delText xml:space="preserve"> </w:delText>
        </w:r>
      </w:del>
      <w:r w:rsidR="00EC4BD7" w:rsidRPr="0010455D">
        <w:rPr>
          <w:rFonts w:ascii="Times New Roman" w:hAnsi="Times New Roman"/>
          <w:szCs w:val="28"/>
          <w:lang w:val="vi-VN"/>
          <w:rPrChange w:id="438" w:author="Ken Ben" w:date="2026-04-13T08:38:00Z">
            <w:rPr>
              <w:rFonts w:ascii="Times New Roman" w:hAnsi="Times New Roman"/>
              <w:color w:val="000000"/>
              <w:szCs w:val="28"/>
              <w:lang w:val="vi-VN"/>
            </w:rPr>
          </w:rPrChange>
        </w:rPr>
        <w:t>N</w:t>
      </w:r>
      <w:r w:rsidR="00EC4BD7" w:rsidRPr="0010455D">
        <w:rPr>
          <w:rFonts w:ascii="Times New Roman" w:hAnsi="Times New Roman"/>
          <w:bCs/>
          <w:szCs w:val="28"/>
          <w:lang w:val="vi-VN"/>
          <w:rPrChange w:id="439" w:author="Ken Ben" w:date="2026-04-13T08:38:00Z">
            <w:rPr>
              <w:rFonts w:ascii="Times New Roman" w:hAnsi="Times New Roman"/>
              <w:bCs/>
              <w:color w:val="000000"/>
              <w:szCs w:val="28"/>
              <w:lang w:val="vi-VN"/>
            </w:rPr>
          </w:rPrChange>
        </w:rPr>
        <w:t xml:space="preserve">guyên tắc áp dụng </w:t>
      </w:r>
      <w:r w:rsidR="00BF042C" w:rsidRPr="0010455D">
        <w:rPr>
          <w:rFonts w:ascii="Times New Roman" w:hAnsi="Times New Roman"/>
          <w:szCs w:val="28"/>
          <w:lang w:val="vi-VN"/>
          <w:rPrChange w:id="440" w:author="Ken Ben" w:date="2026-04-13T08:38:00Z">
            <w:rPr>
              <w:rFonts w:ascii="Times New Roman" w:hAnsi="Times New Roman"/>
              <w:color w:val="000000"/>
              <w:szCs w:val="28"/>
              <w:lang w:val="vi-VN"/>
            </w:rPr>
          </w:rPrChange>
        </w:rPr>
        <w:t>t</w:t>
      </w:r>
      <w:r w:rsidR="00B13A29" w:rsidRPr="0010455D">
        <w:rPr>
          <w:rFonts w:ascii="Times New Roman" w:hAnsi="Times New Roman"/>
          <w:szCs w:val="28"/>
          <w:lang w:val="vi-VN"/>
          <w:rPrChange w:id="441" w:author="Ken Ben" w:date="2026-04-13T08:38:00Z">
            <w:rPr>
              <w:rFonts w:ascii="Times New Roman" w:hAnsi="Times New Roman"/>
              <w:color w:val="000000"/>
              <w:szCs w:val="28"/>
              <w:lang w:val="vi-VN"/>
            </w:rPr>
          </w:rPrChange>
        </w:rPr>
        <w:t xml:space="preserve">iêu chuẩn, định mức </w:t>
      </w:r>
      <w:r w:rsidR="003F0D97" w:rsidRPr="0010455D">
        <w:rPr>
          <w:rFonts w:ascii="Times New Roman" w:hAnsi="Times New Roman"/>
          <w:bCs/>
          <w:szCs w:val="28"/>
          <w:lang w:val="vi-VN"/>
          <w:rPrChange w:id="442" w:author="Ken Ben" w:date="2026-04-13T08:38:00Z">
            <w:rPr>
              <w:rFonts w:ascii="Times New Roman" w:hAnsi="Times New Roman"/>
              <w:bCs/>
              <w:color w:val="000000"/>
              <w:szCs w:val="28"/>
              <w:lang w:val="vi-VN"/>
            </w:rPr>
          </w:rPrChange>
        </w:rPr>
        <w:t xml:space="preserve">diện tích công trình sự nghiệp trong lĩnh vực y tế thuộc lĩnh vực quản lý nhà nước của Bộ Y tế </w:t>
      </w:r>
      <w:r w:rsidR="00B13A29" w:rsidRPr="0010455D">
        <w:rPr>
          <w:rFonts w:ascii="Times New Roman" w:hAnsi="Times New Roman"/>
          <w:bCs/>
          <w:szCs w:val="28"/>
          <w:lang w:val="vi-VN"/>
          <w:rPrChange w:id="443" w:author="Ken Ben" w:date="2026-04-13T08:38:00Z">
            <w:rPr>
              <w:rFonts w:ascii="Times New Roman" w:hAnsi="Times New Roman"/>
              <w:bCs/>
              <w:color w:val="000000"/>
              <w:szCs w:val="28"/>
              <w:lang w:val="vi-VN"/>
            </w:rPr>
          </w:rPrChange>
        </w:rPr>
        <w:t xml:space="preserve">quy định tại Thông tư này </w:t>
      </w:r>
      <w:r w:rsidR="00EC4BD7" w:rsidRPr="0010455D">
        <w:rPr>
          <w:rFonts w:ascii="Times New Roman" w:hAnsi="Times New Roman"/>
          <w:bCs/>
          <w:szCs w:val="28"/>
          <w:lang w:val="vi-VN"/>
          <w:rPrChange w:id="444" w:author="Ken Ben" w:date="2026-04-13T08:38:00Z">
            <w:rPr>
              <w:rFonts w:ascii="Times New Roman" w:hAnsi="Times New Roman"/>
              <w:bCs/>
              <w:color w:val="000000"/>
              <w:szCs w:val="28"/>
              <w:lang w:val="vi-VN"/>
            </w:rPr>
          </w:rPrChange>
        </w:rPr>
        <w:t xml:space="preserve">thực hiện </w:t>
      </w:r>
      <w:r w:rsidR="005C1F00" w:rsidRPr="0010455D">
        <w:rPr>
          <w:rFonts w:ascii="Times New Roman" w:hAnsi="Times New Roman"/>
          <w:bCs/>
          <w:szCs w:val="28"/>
          <w:lang w:val="vi-VN"/>
          <w:rPrChange w:id="445" w:author="Ken Ben" w:date="2026-04-13T08:38:00Z">
            <w:rPr>
              <w:rFonts w:ascii="Times New Roman" w:hAnsi="Times New Roman"/>
              <w:bCs/>
              <w:color w:val="000000"/>
              <w:szCs w:val="28"/>
              <w:lang w:val="vi-VN"/>
            </w:rPr>
          </w:rPrChange>
        </w:rPr>
        <w:t>q</w:t>
      </w:r>
      <w:r w:rsidR="00B12978" w:rsidRPr="0010455D">
        <w:rPr>
          <w:rFonts w:ascii="Times New Roman" w:hAnsi="Times New Roman"/>
          <w:szCs w:val="28"/>
          <w:lang w:val="vi-VN"/>
          <w:rPrChange w:id="446" w:author="Ken Ben" w:date="2026-04-13T08:38:00Z">
            <w:rPr>
              <w:rFonts w:ascii="Times New Roman" w:hAnsi="Times New Roman"/>
              <w:color w:val="000000"/>
              <w:szCs w:val="28"/>
              <w:lang w:val="vi-VN"/>
            </w:rPr>
          </w:rPrChange>
        </w:rPr>
        <w:t xml:space="preserve">uy </w:t>
      </w:r>
      <w:r w:rsidR="00B13A29" w:rsidRPr="0010455D">
        <w:rPr>
          <w:rFonts w:ascii="Times New Roman" w:hAnsi="Times New Roman"/>
          <w:szCs w:val="28"/>
          <w:lang w:val="vi-VN"/>
          <w:rPrChange w:id="447" w:author="Ken Ben" w:date="2026-04-13T08:38:00Z">
            <w:rPr>
              <w:rFonts w:ascii="Times New Roman" w:hAnsi="Times New Roman"/>
              <w:color w:val="000000"/>
              <w:szCs w:val="28"/>
              <w:lang w:val="vi-VN"/>
            </w:rPr>
          </w:rPrChange>
        </w:rPr>
        <w:t xml:space="preserve">định tại Điều </w:t>
      </w:r>
      <w:r w:rsidR="0008104E" w:rsidRPr="0010455D">
        <w:rPr>
          <w:rFonts w:ascii="Times New Roman" w:hAnsi="Times New Roman"/>
          <w:szCs w:val="28"/>
          <w:lang w:val="vi-VN"/>
          <w:rPrChange w:id="448" w:author="Ken Ben" w:date="2026-04-13T08:38:00Z">
            <w:rPr>
              <w:rFonts w:ascii="Times New Roman" w:hAnsi="Times New Roman"/>
              <w:color w:val="000000"/>
              <w:szCs w:val="28"/>
              <w:lang w:val="vi-VN"/>
            </w:rPr>
          </w:rPrChange>
        </w:rPr>
        <w:t>3</w:t>
      </w:r>
      <w:r w:rsidR="00B13A29" w:rsidRPr="0010455D">
        <w:rPr>
          <w:rFonts w:ascii="Times New Roman" w:hAnsi="Times New Roman"/>
          <w:szCs w:val="28"/>
          <w:lang w:val="vi-VN"/>
          <w:rPrChange w:id="449" w:author="Ken Ben" w:date="2026-04-13T08:38:00Z">
            <w:rPr>
              <w:rFonts w:ascii="Times New Roman" w:hAnsi="Times New Roman"/>
              <w:color w:val="000000"/>
              <w:szCs w:val="28"/>
              <w:lang w:val="vi-VN"/>
            </w:rPr>
          </w:rPrChange>
        </w:rPr>
        <w:t xml:space="preserve"> Nghị định số </w:t>
      </w:r>
      <w:r w:rsidR="005E2E31" w:rsidRPr="0010455D">
        <w:rPr>
          <w:rFonts w:ascii="Times New Roman" w:hAnsi="Times New Roman"/>
          <w:szCs w:val="28"/>
          <w:lang w:val="vi-VN"/>
          <w:rPrChange w:id="450" w:author="Ken Ben" w:date="2026-04-13T08:38:00Z">
            <w:rPr>
              <w:rFonts w:ascii="Times New Roman" w:hAnsi="Times New Roman"/>
              <w:color w:val="000000"/>
              <w:szCs w:val="28"/>
              <w:lang w:val="vi-VN"/>
            </w:rPr>
          </w:rPrChange>
        </w:rPr>
        <w:t>155</w:t>
      </w:r>
      <w:r w:rsidR="00B13A29" w:rsidRPr="0010455D">
        <w:rPr>
          <w:rFonts w:ascii="Times New Roman" w:hAnsi="Times New Roman"/>
          <w:szCs w:val="28"/>
          <w:lang w:val="vi-VN"/>
          <w:rPrChange w:id="451" w:author="Ken Ben" w:date="2026-04-13T08:38:00Z">
            <w:rPr>
              <w:rFonts w:ascii="Times New Roman" w:hAnsi="Times New Roman"/>
              <w:color w:val="000000"/>
              <w:szCs w:val="28"/>
              <w:lang w:val="vi-VN"/>
            </w:rPr>
          </w:rPrChange>
        </w:rPr>
        <w:t>/</w:t>
      </w:r>
      <w:r w:rsidR="005E2E31" w:rsidRPr="0010455D">
        <w:rPr>
          <w:rFonts w:ascii="Times New Roman" w:hAnsi="Times New Roman"/>
          <w:szCs w:val="28"/>
          <w:lang w:val="vi-VN"/>
          <w:rPrChange w:id="452" w:author="Ken Ben" w:date="2026-04-13T08:38:00Z">
            <w:rPr>
              <w:rFonts w:ascii="Times New Roman" w:hAnsi="Times New Roman"/>
              <w:color w:val="000000"/>
              <w:szCs w:val="28"/>
              <w:lang w:val="vi-VN"/>
            </w:rPr>
          </w:rPrChange>
        </w:rPr>
        <w:t>2025</w:t>
      </w:r>
      <w:r w:rsidR="00B13A29" w:rsidRPr="0010455D">
        <w:rPr>
          <w:rFonts w:ascii="Times New Roman" w:hAnsi="Times New Roman"/>
          <w:szCs w:val="28"/>
          <w:lang w:val="vi-VN"/>
          <w:rPrChange w:id="453" w:author="Ken Ben" w:date="2026-04-13T08:38:00Z">
            <w:rPr>
              <w:rFonts w:ascii="Times New Roman" w:hAnsi="Times New Roman"/>
              <w:color w:val="000000"/>
              <w:szCs w:val="28"/>
              <w:lang w:val="vi-VN"/>
            </w:rPr>
          </w:rPrChange>
        </w:rPr>
        <w:t>/NĐ-CP</w:t>
      </w:r>
      <w:del w:id="454" w:author="tran xuan hang" w:date="2026-04-10T15:30:00Z">
        <w:r w:rsidR="00B13A29" w:rsidRPr="0010455D" w:rsidDel="00651299">
          <w:rPr>
            <w:rFonts w:ascii="Times New Roman" w:hAnsi="Times New Roman"/>
            <w:szCs w:val="28"/>
            <w:lang w:val="vi-VN"/>
            <w:rPrChange w:id="455" w:author="Ken Ben" w:date="2026-04-13T08:38:00Z">
              <w:rPr>
                <w:rFonts w:ascii="Times New Roman" w:hAnsi="Times New Roman"/>
                <w:color w:val="000000"/>
                <w:szCs w:val="28"/>
                <w:lang w:val="vi-VN"/>
              </w:rPr>
            </w:rPrChange>
          </w:rPr>
          <w:delText xml:space="preserve"> ngày </w:delText>
        </w:r>
        <w:r w:rsidR="005E2E31" w:rsidRPr="0010455D" w:rsidDel="00651299">
          <w:rPr>
            <w:rFonts w:ascii="Times New Roman" w:hAnsi="Times New Roman"/>
            <w:szCs w:val="28"/>
            <w:lang w:val="vi-VN"/>
            <w:rPrChange w:id="456" w:author="Ken Ben" w:date="2026-04-13T08:38:00Z">
              <w:rPr>
                <w:rFonts w:ascii="Times New Roman" w:hAnsi="Times New Roman"/>
                <w:color w:val="000000"/>
                <w:szCs w:val="28"/>
                <w:lang w:val="vi-VN"/>
              </w:rPr>
            </w:rPrChange>
          </w:rPr>
          <w:delText>16</w:delText>
        </w:r>
        <w:r w:rsidR="00C01BD9" w:rsidRPr="0010455D" w:rsidDel="00651299">
          <w:rPr>
            <w:rFonts w:ascii="Times New Roman" w:hAnsi="Times New Roman"/>
            <w:szCs w:val="28"/>
            <w:lang w:val="vi-VN"/>
            <w:rPrChange w:id="457" w:author="Ken Ben" w:date="2026-04-13T08:38:00Z">
              <w:rPr>
                <w:rFonts w:ascii="Times New Roman" w:hAnsi="Times New Roman"/>
                <w:color w:val="000000"/>
                <w:szCs w:val="28"/>
                <w:lang w:val="vi-VN"/>
              </w:rPr>
            </w:rPrChange>
          </w:rPr>
          <w:delText xml:space="preserve"> tháng </w:delText>
        </w:r>
        <w:r w:rsidR="005E2E31" w:rsidRPr="0010455D" w:rsidDel="00651299">
          <w:rPr>
            <w:rFonts w:ascii="Times New Roman" w:hAnsi="Times New Roman"/>
            <w:szCs w:val="28"/>
            <w:lang w:val="vi-VN"/>
            <w:rPrChange w:id="458" w:author="Ken Ben" w:date="2026-04-13T08:38:00Z">
              <w:rPr>
                <w:rFonts w:ascii="Times New Roman" w:hAnsi="Times New Roman"/>
                <w:color w:val="000000"/>
                <w:szCs w:val="28"/>
                <w:lang w:val="vi-VN"/>
              </w:rPr>
            </w:rPrChange>
          </w:rPr>
          <w:delText>6</w:delText>
        </w:r>
        <w:r w:rsidR="00C01BD9" w:rsidRPr="0010455D" w:rsidDel="00651299">
          <w:rPr>
            <w:rFonts w:ascii="Times New Roman" w:hAnsi="Times New Roman"/>
            <w:szCs w:val="28"/>
            <w:lang w:val="vi-VN"/>
            <w:rPrChange w:id="459" w:author="Ken Ben" w:date="2026-04-13T08:38:00Z">
              <w:rPr>
                <w:rFonts w:ascii="Times New Roman" w:hAnsi="Times New Roman"/>
                <w:color w:val="000000"/>
                <w:szCs w:val="28"/>
                <w:lang w:val="vi-VN"/>
              </w:rPr>
            </w:rPrChange>
          </w:rPr>
          <w:delText xml:space="preserve"> năm </w:delText>
        </w:r>
        <w:r w:rsidR="005E2E31" w:rsidRPr="0010455D" w:rsidDel="00651299">
          <w:rPr>
            <w:rFonts w:ascii="Times New Roman" w:hAnsi="Times New Roman"/>
            <w:szCs w:val="28"/>
            <w:lang w:val="vi-VN"/>
            <w:rPrChange w:id="460" w:author="Ken Ben" w:date="2026-04-13T08:38:00Z">
              <w:rPr>
                <w:rFonts w:ascii="Times New Roman" w:hAnsi="Times New Roman"/>
                <w:color w:val="000000"/>
                <w:szCs w:val="28"/>
                <w:lang w:val="vi-VN"/>
              </w:rPr>
            </w:rPrChange>
          </w:rPr>
          <w:delText>2025</w:delText>
        </w:r>
        <w:r w:rsidR="00B13A29" w:rsidRPr="0010455D" w:rsidDel="00651299">
          <w:rPr>
            <w:rFonts w:ascii="Times New Roman" w:hAnsi="Times New Roman"/>
            <w:szCs w:val="28"/>
            <w:lang w:val="vi-VN"/>
            <w:rPrChange w:id="461" w:author="Ken Ben" w:date="2026-04-13T08:38:00Z">
              <w:rPr>
                <w:rFonts w:ascii="Times New Roman" w:hAnsi="Times New Roman"/>
                <w:color w:val="000000"/>
                <w:szCs w:val="28"/>
                <w:lang w:val="vi-VN"/>
              </w:rPr>
            </w:rPrChange>
          </w:rPr>
          <w:delText xml:space="preserve"> của Chính phủ </w:delText>
        </w:r>
        <w:r w:rsidR="005523D0" w:rsidRPr="0010455D" w:rsidDel="00651299">
          <w:rPr>
            <w:rFonts w:ascii="Times New Roman" w:hAnsi="Times New Roman"/>
            <w:szCs w:val="28"/>
            <w:lang w:val="nl-NL"/>
            <w:rPrChange w:id="462" w:author="Ken Ben" w:date="2026-04-13T08:38:00Z">
              <w:rPr>
                <w:rFonts w:ascii="Times New Roman" w:hAnsi="Times New Roman"/>
                <w:color w:val="000000"/>
                <w:szCs w:val="28"/>
              </w:rPr>
            </w:rPrChange>
          </w:rPr>
          <w:delText>Q</w:delText>
        </w:r>
        <w:r w:rsidR="00B13A29" w:rsidRPr="0010455D" w:rsidDel="00651299">
          <w:rPr>
            <w:rFonts w:ascii="Times New Roman" w:hAnsi="Times New Roman"/>
            <w:szCs w:val="28"/>
            <w:lang w:val="vi-VN"/>
            <w:rPrChange w:id="463" w:author="Ken Ben" w:date="2026-04-13T08:38:00Z">
              <w:rPr>
                <w:rFonts w:ascii="Times New Roman" w:hAnsi="Times New Roman"/>
                <w:color w:val="000000"/>
                <w:szCs w:val="28"/>
                <w:lang w:val="vi-VN"/>
              </w:rPr>
            </w:rPrChange>
          </w:rPr>
          <w:delText xml:space="preserve">uy định tiêu chuẩn, định mức sử dụng trụ sở làm việc, cơ sở hoạt động sự </w:delText>
        </w:r>
        <w:r w:rsidR="0042436C" w:rsidRPr="0010455D" w:rsidDel="00651299">
          <w:rPr>
            <w:rFonts w:ascii="Times New Roman" w:hAnsi="Times New Roman"/>
            <w:szCs w:val="28"/>
            <w:lang w:val="vi-VN"/>
            <w:rPrChange w:id="464" w:author="Ken Ben" w:date="2026-04-13T08:38:00Z">
              <w:rPr>
                <w:rFonts w:ascii="Times New Roman" w:hAnsi="Times New Roman"/>
                <w:color w:val="000000"/>
                <w:szCs w:val="28"/>
                <w:lang w:val="vi-VN"/>
              </w:rPr>
            </w:rPrChange>
          </w:rPr>
          <w:delText>nghiệp</w:delText>
        </w:r>
      </w:del>
      <w:r w:rsidR="0042436C" w:rsidRPr="0010455D">
        <w:rPr>
          <w:rFonts w:ascii="Times New Roman" w:hAnsi="Times New Roman"/>
          <w:szCs w:val="28"/>
          <w:lang w:val="vi-VN"/>
          <w:rPrChange w:id="465" w:author="Ken Ben" w:date="2026-04-13T08:38:00Z">
            <w:rPr>
              <w:rFonts w:ascii="Times New Roman" w:hAnsi="Times New Roman"/>
              <w:color w:val="000000"/>
              <w:szCs w:val="28"/>
              <w:lang w:val="vi-VN"/>
            </w:rPr>
          </w:rPrChange>
        </w:rPr>
        <w:t>.</w:t>
      </w:r>
    </w:p>
    <w:p w14:paraId="416C3C1E" w14:textId="34DA8C43" w:rsidR="00730F1C" w:rsidRPr="0010455D" w:rsidDel="00CE1EA4" w:rsidRDefault="008F6FB9" w:rsidP="00C6700B">
      <w:pPr>
        <w:pStyle w:val="ndieund"/>
        <w:spacing w:after="60" w:line="360" w:lineRule="exact"/>
        <w:rPr>
          <w:del w:id="466" w:author="Ken Ben" w:date="2026-04-10T13:30:00Z"/>
          <w:rFonts w:ascii="Times New Roman" w:hAnsi="Times New Roman"/>
          <w:szCs w:val="28"/>
          <w:lang w:val="vi-VN"/>
          <w:rPrChange w:id="467" w:author="Ken Ben" w:date="2026-04-13T08:38:00Z">
            <w:rPr>
              <w:del w:id="468" w:author="Ken Ben" w:date="2026-04-10T13:30:00Z"/>
              <w:rFonts w:ascii="Times New Roman" w:hAnsi="Times New Roman"/>
              <w:color w:val="000000"/>
              <w:szCs w:val="28"/>
              <w:lang w:val="vi-VN"/>
            </w:rPr>
          </w:rPrChange>
        </w:rPr>
      </w:pPr>
      <w:commentRangeStart w:id="469"/>
      <w:del w:id="470" w:author="Ken Ben" w:date="2026-04-10T13:30:00Z">
        <w:r w:rsidRPr="0010455D" w:rsidDel="00CE1EA4">
          <w:rPr>
            <w:szCs w:val="28"/>
            <w:lang w:val="vi-VN"/>
            <w:rPrChange w:id="471" w:author="Ken Ben" w:date="2026-04-13T08:38:00Z">
              <w:rPr>
                <w:color w:val="000000"/>
                <w:szCs w:val="28"/>
                <w:lang w:val="vi-VN"/>
              </w:rPr>
            </w:rPrChange>
          </w:rPr>
          <w:delText>2</w:delText>
        </w:r>
        <w:r w:rsidR="00B87877" w:rsidRPr="0010455D" w:rsidDel="00CE1EA4">
          <w:rPr>
            <w:szCs w:val="26"/>
            <w:lang w:val="vi-VN"/>
            <w:rPrChange w:id="472" w:author="Ken Ben" w:date="2026-04-13T08:38:00Z">
              <w:rPr>
                <w:color w:val="000000"/>
                <w:szCs w:val="26"/>
                <w:lang w:val="vi-VN"/>
              </w:rPr>
            </w:rPrChange>
          </w:rPr>
          <w:delText xml:space="preserve">. </w:delText>
        </w:r>
        <w:r w:rsidR="00522FBC" w:rsidRPr="0010455D" w:rsidDel="00CE1EA4">
          <w:rPr>
            <w:szCs w:val="28"/>
            <w:lang w:val="vi-VN"/>
            <w:rPrChange w:id="473" w:author="Ken Ben" w:date="2026-04-13T08:38:00Z">
              <w:rPr>
                <w:color w:val="000000"/>
                <w:szCs w:val="28"/>
                <w:lang w:val="vi-VN"/>
              </w:rPr>
            </w:rPrChange>
          </w:rPr>
          <w:delText xml:space="preserve">Diện tích </w:delText>
        </w:r>
        <w:r w:rsidR="00522FBC" w:rsidRPr="0010455D" w:rsidDel="00CE1EA4">
          <w:rPr>
            <w:bCs/>
            <w:szCs w:val="28"/>
            <w:lang w:val="vi-VN"/>
            <w:rPrChange w:id="474" w:author="Ken Ben" w:date="2026-04-13T08:38:00Z">
              <w:rPr>
                <w:bCs/>
                <w:color w:val="000000"/>
                <w:szCs w:val="28"/>
                <w:lang w:val="vi-VN"/>
              </w:rPr>
            </w:rPrChange>
          </w:rPr>
          <w:delText>công trình sự nghiệp trong lĩnh vực y tế</w:delText>
        </w:r>
        <w:r w:rsidR="00522FBC" w:rsidRPr="0010455D" w:rsidDel="00CE1EA4">
          <w:rPr>
            <w:szCs w:val="28"/>
            <w:lang w:val="vi-VN"/>
            <w:rPrChange w:id="475" w:author="Ken Ben" w:date="2026-04-13T08:38:00Z">
              <w:rPr>
                <w:color w:val="000000"/>
                <w:szCs w:val="28"/>
                <w:lang w:val="vi-VN"/>
              </w:rPr>
            </w:rPrChange>
          </w:rPr>
          <w:delText xml:space="preserve"> quy định tại Thông tư này là diện tích được tính theo kích thước thông thủy theo quy định của pháp luật và</w:delText>
        </w:r>
        <w:r w:rsidR="009E217A" w:rsidRPr="0010455D" w:rsidDel="00CE1EA4">
          <w:rPr>
            <w:szCs w:val="28"/>
            <w:lang w:val="vi-VN"/>
            <w:rPrChange w:id="476" w:author="Ken Ben" w:date="2026-04-13T08:38:00Z">
              <w:rPr>
                <w:color w:val="000000"/>
                <w:szCs w:val="28"/>
                <w:lang w:val="vi-VN"/>
              </w:rPr>
            </w:rPrChange>
          </w:rPr>
          <w:delText xml:space="preserve"> là diện tích tối đa</w:delText>
        </w:r>
        <w:r w:rsidR="00BF042C" w:rsidRPr="0010455D" w:rsidDel="00CE1EA4">
          <w:rPr>
            <w:szCs w:val="28"/>
            <w:lang w:val="vi-VN"/>
            <w:rPrChange w:id="477" w:author="Ken Ben" w:date="2026-04-13T08:38:00Z">
              <w:rPr>
                <w:color w:val="000000"/>
                <w:szCs w:val="28"/>
                <w:lang w:val="vi-VN"/>
              </w:rPr>
            </w:rPrChange>
          </w:rPr>
          <w:delText>.</w:delText>
        </w:r>
        <w:r w:rsidR="0067075C" w:rsidRPr="0010455D" w:rsidDel="00CE1EA4">
          <w:rPr>
            <w:szCs w:val="28"/>
            <w:lang w:val="vi-VN"/>
            <w:rPrChange w:id="478" w:author="Ken Ben" w:date="2026-04-13T08:38:00Z">
              <w:rPr>
                <w:color w:val="000000"/>
                <w:szCs w:val="28"/>
                <w:lang w:val="vi-VN"/>
              </w:rPr>
            </w:rPrChange>
          </w:rPr>
          <w:delText xml:space="preserve"> </w:delText>
        </w:r>
      </w:del>
      <w:commentRangeEnd w:id="469"/>
      <w:r w:rsidR="00CE1EA4" w:rsidRPr="0010455D">
        <w:rPr>
          <w:rStyle w:val="CommentReference"/>
          <w:rFonts w:ascii="Times New Roman" w:hAnsi="Times New Roman"/>
        </w:rPr>
        <w:commentReference w:id="469"/>
      </w:r>
    </w:p>
    <w:p w14:paraId="0CCA83FA" w14:textId="01F57877" w:rsidR="00465713" w:rsidRPr="0010455D" w:rsidRDefault="00277F13" w:rsidP="00C6700B">
      <w:pPr>
        <w:pStyle w:val="BodyTextIndent3"/>
        <w:adjustRightInd w:val="0"/>
        <w:spacing w:after="60" w:line="350" w:lineRule="exact"/>
        <w:ind w:left="0" w:firstLine="720"/>
        <w:jc w:val="both"/>
        <w:rPr>
          <w:rFonts w:ascii="Times New Roman" w:hAnsi="Times New Roman"/>
          <w:b/>
          <w:bCs/>
          <w:sz w:val="28"/>
          <w:szCs w:val="26"/>
          <w:lang w:val="vi-VN"/>
          <w:rPrChange w:id="479" w:author="Ken Ben" w:date="2026-04-13T08:38:00Z">
            <w:rPr>
              <w:rFonts w:ascii="Times New Roman" w:hAnsi="Times New Roman"/>
              <w:b/>
              <w:bCs/>
              <w:color w:val="000000"/>
              <w:sz w:val="28"/>
              <w:szCs w:val="26"/>
              <w:lang w:val="vi-VN"/>
            </w:rPr>
          </w:rPrChange>
        </w:rPr>
      </w:pPr>
      <w:r w:rsidRPr="0010455D">
        <w:rPr>
          <w:rFonts w:ascii="Times New Roman" w:hAnsi="Times New Roman"/>
          <w:b/>
          <w:sz w:val="28"/>
          <w:szCs w:val="28"/>
          <w:lang w:val="vi-VN"/>
          <w:rPrChange w:id="480" w:author="Ken Ben" w:date="2026-04-13T08:38:00Z">
            <w:rPr>
              <w:rFonts w:ascii="Times New Roman" w:hAnsi="Times New Roman"/>
              <w:b/>
              <w:color w:val="000000"/>
              <w:sz w:val="28"/>
              <w:szCs w:val="28"/>
              <w:lang w:val="vi-VN"/>
            </w:rPr>
          </w:rPrChange>
        </w:rPr>
        <w:t xml:space="preserve">Điều </w:t>
      </w:r>
      <w:r w:rsidR="00465713" w:rsidRPr="0010455D">
        <w:rPr>
          <w:rFonts w:ascii="Times New Roman" w:hAnsi="Times New Roman"/>
          <w:b/>
          <w:sz w:val="28"/>
          <w:szCs w:val="28"/>
          <w:lang w:val="vi-VN"/>
          <w:rPrChange w:id="481" w:author="Ken Ben" w:date="2026-04-13T08:38:00Z">
            <w:rPr>
              <w:rFonts w:ascii="Times New Roman" w:hAnsi="Times New Roman"/>
              <w:b/>
              <w:color w:val="000000"/>
              <w:sz w:val="28"/>
              <w:szCs w:val="28"/>
              <w:lang w:val="vi-VN"/>
            </w:rPr>
          </w:rPrChange>
        </w:rPr>
        <w:t>6</w:t>
      </w:r>
      <w:r w:rsidRPr="0010455D">
        <w:rPr>
          <w:rFonts w:ascii="Times New Roman" w:hAnsi="Times New Roman"/>
          <w:b/>
          <w:sz w:val="28"/>
          <w:szCs w:val="28"/>
          <w:lang w:val="vi-VN"/>
          <w:rPrChange w:id="482" w:author="Ken Ben" w:date="2026-04-13T08:38:00Z">
            <w:rPr>
              <w:rFonts w:ascii="Times New Roman" w:hAnsi="Times New Roman"/>
              <w:b/>
              <w:color w:val="000000"/>
              <w:sz w:val="28"/>
              <w:szCs w:val="28"/>
              <w:lang w:val="vi-VN"/>
            </w:rPr>
          </w:rPrChange>
        </w:rPr>
        <w:t xml:space="preserve">. </w:t>
      </w:r>
      <w:r w:rsidR="00BF042C" w:rsidRPr="0010455D">
        <w:rPr>
          <w:rFonts w:ascii="Times New Roman" w:hAnsi="Times New Roman"/>
          <w:b/>
          <w:bCs/>
          <w:sz w:val="28"/>
          <w:szCs w:val="28"/>
          <w:lang w:val="vi-VN"/>
          <w:rPrChange w:id="483" w:author="Ken Ben" w:date="2026-04-13T08:38:00Z">
            <w:rPr>
              <w:rFonts w:ascii="Times New Roman" w:hAnsi="Times New Roman"/>
              <w:b/>
              <w:bCs/>
              <w:color w:val="000000"/>
              <w:sz w:val="28"/>
              <w:szCs w:val="28"/>
              <w:lang w:val="vi-VN"/>
            </w:rPr>
          </w:rPrChange>
        </w:rPr>
        <w:t>P</w:t>
      </w:r>
      <w:r w:rsidR="00BF042C" w:rsidRPr="0010455D">
        <w:rPr>
          <w:rFonts w:ascii="Times New Roman" w:hAnsi="Times New Roman"/>
          <w:b/>
          <w:bCs/>
          <w:sz w:val="28"/>
          <w:szCs w:val="26"/>
          <w:lang w:val="vi-VN"/>
          <w:rPrChange w:id="484" w:author="Ken Ben" w:date="2026-04-13T08:38:00Z">
            <w:rPr>
              <w:rFonts w:ascii="Times New Roman" w:hAnsi="Times New Roman"/>
              <w:b/>
              <w:bCs/>
              <w:color w:val="000000"/>
              <w:sz w:val="28"/>
              <w:szCs w:val="26"/>
              <w:lang w:val="vi-VN"/>
            </w:rPr>
          </w:rPrChange>
        </w:rPr>
        <w:t xml:space="preserve">hân cấp thẩm quyền </w:t>
      </w:r>
      <w:r w:rsidR="00CD50B7" w:rsidRPr="0010455D">
        <w:rPr>
          <w:rFonts w:ascii="Times New Roman" w:hAnsi="Times New Roman"/>
          <w:b/>
          <w:bCs/>
          <w:sz w:val="28"/>
          <w:szCs w:val="26"/>
          <w:lang w:val="vi-VN"/>
          <w:rPrChange w:id="485" w:author="Ken Ben" w:date="2026-04-13T08:38:00Z">
            <w:rPr>
              <w:rFonts w:ascii="Times New Roman" w:hAnsi="Times New Roman"/>
              <w:b/>
              <w:bCs/>
              <w:color w:val="000000"/>
              <w:sz w:val="28"/>
              <w:szCs w:val="26"/>
              <w:lang w:val="vi-VN"/>
            </w:rPr>
          </w:rPrChange>
        </w:rPr>
        <w:t>quyết định</w:t>
      </w:r>
      <w:r w:rsidR="00BF042C" w:rsidRPr="0010455D">
        <w:rPr>
          <w:rFonts w:ascii="Times New Roman" w:hAnsi="Times New Roman"/>
          <w:b/>
          <w:bCs/>
          <w:sz w:val="28"/>
          <w:szCs w:val="26"/>
          <w:lang w:val="vi-VN"/>
          <w:rPrChange w:id="486" w:author="Ken Ben" w:date="2026-04-13T08:38:00Z">
            <w:rPr>
              <w:rFonts w:ascii="Times New Roman" w:hAnsi="Times New Roman"/>
              <w:b/>
              <w:bCs/>
              <w:color w:val="000000"/>
              <w:sz w:val="28"/>
              <w:szCs w:val="26"/>
              <w:lang w:val="vi-VN"/>
            </w:rPr>
          </w:rPrChange>
        </w:rPr>
        <w:t xml:space="preserve"> tiêu chuẩn, định mức </w:t>
      </w:r>
      <w:r w:rsidR="002A2CC7" w:rsidRPr="0010455D">
        <w:rPr>
          <w:rFonts w:ascii="Times New Roman" w:hAnsi="Times New Roman"/>
          <w:b/>
          <w:bCs/>
          <w:sz w:val="28"/>
          <w:szCs w:val="26"/>
          <w:lang w:val="vi-VN"/>
          <w:rPrChange w:id="487" w:author="Ken Ben" w:date="2026-04-13T08:38:00Z">
            <w:rPr>
              <w:rFonts w:ascii="Times New Roman" w:hAnsi="Times New Roman"/>
              <w:b/>
              <w:bCs/>
              <w:color w:val="000000"/>
              <w:sz w:val="28"/>
              <w:szCs w:val="26"/>
              <w:lang w:val="vi-VN"/>
            </w:rPr>
          </w:rPrChange>
        </w:rPr>
        <w:t xml:space="preserve">diện tích chuyên dùng, </w:t>
      </w:r>
      <w:r w:rsidR="00BF042C" w:rsidRPr="0010455D">
        <w:rPr>
          <w:rFonts w:ascii="Times New Roman" w:hAnsi="Times New Roman"/>
          <w:b/>
          <w:bCs/>
          <w:sz w:val="28"/>
          <w:szCs w:val="26"/>
          <w:lang w:val="vi-VN"/>
          <w:rPrChange w:id="488" w:author="Ken Ben" w:date="2026-04-13T08:38:00Z">
            <w:rPr>
              <w:rFonts w:ascii="Times New Roman" w:hAnsi="Times New Roman"/>
              <w:b/>
              <w:bCs/>
              <w:color w:val="000000"/>
              <w:sz w:val="28"/>
              <w:szCs w:val="26"/>
              <w:lang w:val="vi-VN"/>
            </w:rPr>
          </w:rPrChange>
        </w:rPr>
        <w:t xml:space="preserve">diện tích công trình sự nghiệp </w:t>
      </w:r>
      <w:ins w:id="489" w:author="tran xuan hang" w:date="2026-04-10T15:57:00Z">
        <w:r w:rsidR="0014622A" w:rsidRPr="0010455D">
          <w:rPr>
            <w:rFonts w:ascii="Times New Roman" w:hAnsi="Times New Roman"/>
            <w:b/>
            <w:bCs/>
            <w:sz w:val="28"/>
            <w:szCs w:val="26"/>
            <w:lang w:val="vi-VN"/>
            <w:rPrChange w:id="490" w:author="Ken Ben" w:date="2026-04-13T08:38:00Z">
              <w:rPr>
                <w:rFonts w:ascii="Times New Roman" w:hAnsi="Times New Roman"/>
                <w:b/>
                <w:bCs/>
                <w:color w:val="000000"/>
                <w:sz w:val="28"/>
                <w:szCs w:val="26"/>
                <w:lang w:val="en-AU"/>
              </w:rPr>
            </w:rPrChange>
          </w:rPr>
          <w:t>trong</w:t>
        </w:r>
      </w:ins>
      <w:ins w:id="491" w:author="tran xuan hang" w:date="2026-04-10T16:03:00Z">
        <w:r w:rsidR="00970EEB" w:rsidRPr="0010455D">
          <w:rPr>
            <w:rFonts w:ascii="Times New Roman" w:hAnsi="Times New Roman"/>
            <w:b/>
            <w:bCs/>
            <w:sz w:val="28"/>
            <w:szCs w:val="26"/>
            <w:lang w:val="vi-VN"/>
            <w:rPrChange w:id="492" w:author="Ken Ben" w:date="2026-04-13T08:38:00Z">
              <w:rPr>
                <w:rFonts w:ascii="Times New Roman" w:hAnsi="Times New Roman"/>
                <w:b/>
                <w:bCs/>
                <w:color w:val="000000"/>
                <w:sz w:val="28"/>
                <w:szCs w:val="26"/>
                <w:lang w:val="en-AU"/>
              </w:rPr>
            </w:rPrChange>
          </w:rPr>
          <w:t xml:space="preserve"> lĩnh vực y tế </w:t>
        </w:r>
      </w:ins>
      <w:r w:rsidR="00BF042C" w:rsidRPr="0010455D">
        <w:rPr>
          <w:rFonts w:ascii="Times New Roman" w:hAnsi="Times New Roman"/>
          <w:b/>
          <w:bCs/>
          <w:sz w:val="28"/>
          <w:szCs w:val="26"/>
          <w:lang w:val="vi-VN"/>
          <w:rPrChange w:id="493" w:author="Ken Ben" w:date="2026-04-13T08:38:00Z">
            <w:rPr>
              <w:rFonts w:ascii="Times New Roman" w:hAnsi="Times New Roman"/>
              <w:b/>
              <w:bCs/>
              <w:color w:val="000000"/>
              <w:sz w:val="28"/>
              <w:szCs w:val="26"/>
              <w:lang w:val="vi-VN"/>
            </w:rPr>
          </w:rPrChange>
        </w:rPr>
        <w:t>cho các đơn vị sự nghiệp công lập thuộc phạm vi quản lý</w:t>
      </w:r>
      <w:r w:rsidR="00BF042C" w:rsidRPr="0010455D">
        <w:rPr>
          <w:rFonts w:ascii="Times New Roman" w:hAnsi="Times New Roman"/>
          <w:b/>
          <w:bCs/>
          <w:i/>
          <w:iCs/>
          <w:sz w:val="28"/>
          <w:szCs w:val="26"/>
          <w:lang w:val="vi-VN"/>
          <w:rPrChange w:id="494" w:author="Ken Ben" w:date="2026-04-13T08:38:00Z">
            <w:rPr>
              <w:rFonts w:ascii="Times New Roman" w:hAnsi="Times New Roman"/>
              <w:b/>
              <w:bCs/>
              <w:i/>
              <w:iCs/>
              <w:color w:val="000000"/>
              <w:sz w:val="28"/>
              <w:szCs w:val="26"/>
              <w:lang w:val="vi-VN"/>
            </w:rPr>
          </w:rPrChange>
        </w:rPr>
        <w:t xml:space="preserve"> </w:t>
      </w:r>
      <w:r w:rsidR="00BF042C" w:rsidRPr="0010455D">
        <w:rPr>
          <w:rFonts w:ascii="Times New Roman" w:hAnsi="Times New Roman"/>
          <w:b/>
          <w:bCs/>
          <w:sz w:val="28"/>
          <w:szCs w:val="26"/>
          <w:lang w:val="vi-VN"/>
          <w:rPrChange w:id="495" w:author="Ken Ben" w:date="2026-04-13T08:38:00Z">
            <w:rPr>
              <w:rFonts w:ascii="Times New Roman" w:hAnsi="Times New Roman"/>
              <w:b/>
              <w:bCs/>
              <w:color w:val="000000"/>
              <w:sz w:val="28"/>
              <w:szCs w:val="26"/>
              <w:lang w:val="vi-VN"/>
            </w:rPr>
          </w:rPrChange>
        </w:rPr>
        <w:t>của Bộ Y tế</w:t>
      </w:r>
    </w:p>
    <w:p w14:paraId="5035B41C" w14:textId="1CD1D00C" w:rsidR="002A2CC7" w:rsidRPr="0010455D" w:rsidRDefault="002A2CC7" w:rsidP="00C6700B">
      <w:pPr>
        <w:pStyle w:val="BodyTextIndent3"/>
        <w:adjustRightInd w:val="0"/>
        <w:spacing w:after="60" w:line="350" w:lineRule="exact"/>
        <w:ind w:left="0" w:firstLine="720"/>
        <w:jc w:val="both"/>
        <w:rPr>
          <w:rFonts w:ascii="Times New Roman" w:hAnsi="Times New Roman"/>
          <w:sz w:val="28"/>
          <w:szCs w:val="28"/>
          <w:lang w:val="vi-VN"/>
          <w:rPrChange w:id="496" w:author="Ken Ben" w:date="2026-04-13T08:38:00Z">
            <w:rPr>
              <w:rFonts w:ascii="Times New Roman" w:hAnsi="Times New Roman"/>
              <w:color w:val="000000"/>
              <w:sz w:val="28"/>
              <w:szCs w:val="28"/>
              <w:lang w:val="vi-VN"/>
            </w:rPr>
          </w:rPrChange>
        </w:rPr>
      </w:pPr>
      <w:r w:rsidRPr="0010455D">
        <w:rPr>
          <w:rFonts w:ascii="Times New Roman" w:hAnsi="Times New Roman"/>
          <w:bCs/>
          <w:sz w:val="28"/>
          <w:szCs w:val="28"/>
          <w:lang w:val="vi-VN"/>
          <w:rPrChange w:id="497" w:author="Ken Ben" w:date="2026-04-13T08:38:00Z">
            <w:rPr>
              <w:rFonts w:ascii="Times New Roman" w:hAnsi="Times New Roman"/>
              <w:bCs/>
              <w:color w:val="000000"/>
              <w:sz w:val="28"/>
              <w:szCs w:val="28"/>
              <w:lang w:val="vi-VN"/>
            </w:rPr>
          </w:rPrChange>
        </w:rPr>
        <w:t xml:space="preserve">Bộ trưởng Bộ Y tế phân cấp </w:t>
      </w:r>
      <w:del w:id="498" w:author="tran xuan hang" w:date="2026-04-10T15:19:00Z">
        <w:r w:rsidRPr="0010455D" w:rsidDel="0086574F">
          <w:rPr>
            <w:rFonts w:ascii="Times New Roman" w:hAnsi="Times New Roman"/>
            <w:bCs/>
            <w:sz w:val="28"/>
            <w:szCs w:val="28"/>
            <w:lang w:val="vi-VN"/>
            <w:rPrChange w:id="499" w:author="Ken Ben" w:date="2026-04-13T08:38:00Z">
              <w:rPr>
                <w:rFonts w:ascii="Times New Roman" w:hAnsi="Times New Roman"/>
                <w:bCs/>
                <w:color w:val="000000"/>
                <w:sz w:val="28"/>
                <w:szCs w:val="28"/>
                <w:lang w:val="vi-VN"/>
              </w:rPr>
            </w:rPrChange>
          </w:rPr>
          <w:delText xml:space="preserve">thẩm quyền </w:delText>
        </w:r>
      </w:del>
      <w:r w:rsidRPr="0010455D">
        <w:rPr>
          <w:rFonts w:ascii="Times New Roman" w:hAnsi="Times New Roman"/>
          <w:bCs/>
          <w:sz w:val="28"/>
          <w:szCs w:val="28"/>
          <w:lang w:val="vi-VN"/>
          <w:rPrChange w:id="500" w:author="Ken Ben" w:date="2026-04-13T08:38:00Z">
            <w:rPr>
              <w:rFonts w:ascii="Times New Roman" w:hAnsi="Times New Roman"/>
              <w:bCs/>
              <w:color w:val="000000"/>
              <w:sz w:val="28"/>
              <w:szCs w:val="28"/>
              <w:lang w:val="vi-VN"/>
            </w:rPr>
          </w:rPrChange>
        </w:rPr>
        <w:t xml:space="preserve">cho </w:t>
      </w:r>
      <w:ins w:id="501" w:author="tran xuan hang" w:date="2026-04-10T14:46:00Z">
        <w:r w:rsidR="003C4119" w:rsidRPr="0010455D">
          <w:rPr>
            <w:rFonts w:ascii="Times New Roman" w:hAnsi="Times New Roman"/>
            <w:bCs/>
            <w:sz w:val="28"/>
            <w:szCs w:val="28"/>
            <w:lang w:val="vi-VN"/>
            <w:rPrChange w:id="502" w:author="Ken Ben" w:date="2026-04-13T08:38:00Z">
              <w:rPr>
                <w:rFonts w:ascii="Times New Roman" w:hAnsi="Times New Roman"/>
                <w:bCs/>
                <w:color w:val="000000"/>
                <w:sz w:val="28"/>
                <w:szCs w:val="28"/>
                <w:lang w:val="en-AU"/>
              </w:rPr>
            </w:rPrChange>
          </w:rPr>
          <w:t>đơn vị sự nghiệp công lập</w:t>
        </w:r>
      </w:ins>
      <w:ins w:id="503" w:author="tran xuan hang" w:date="2026-04-10T15:19:00Z">
        <w:r w:rsidR="0086574F" w:rsidRPr="0010455D">
          <w:rPr>
            <w:rFonts w:ascii="Times New Roman" w:hAnsi="Times New Roman"/>
            <w:bCs/>
            <w:sz w:val="28"/>
            <w:szCs w:val="28"/>
            <w:lang w:val="vi-VN"/>
            <w:rPrChange w:id="504" w:author="Ken Ben" w:date="2026-04-13T08:38:00Z">
              <w:rPr>
                <w:rFonts w:ascii="Times New Roman" w:hAnsi="Times New Roman"/>
                <w:bCs/>
                <w:color w:val="000000"/>
                <w:sz w:val="28"/>
                <w:szCs w:val="28"/>
                <w:lang w:val="en-AU"/>
              </w:rPr>
            </w:rPrChange>
          </w:rPr>
          <w:t xml:space="preserve"> </w:t>
        </w:r>
      </w:ins>
      <w:ins w:id="505" w:author="tran xuan hang" w:date="2026-04-10T15:20:00Z">
        <w:r w:rsidR="0086574F" w:rsidRPr="0010455D">
          <w:rPr>
            <w:rFonts w:ascii="Times New Roman" w:hAnsi="Times New Roman"/>
            <w:bCs/>
            <w:sz w:val="28"/>
            <w:szCs w:val="28"/>
            <w:lang w:val="vi-VN"/>
            <w:rPrChange w:id="506" w:author="Ken Ben" w:date="2026-04-13T08:38:00Z">
              <w:rPr>
                <w:rFonts w:ascii="Times New Roman" w:hAnsi="Times New Roman"/>
                <w:bCs/>
                <w:color w:val="000000"/>
                <w:sz w:val="28"/>
                <w:szCs w:val="28"/>
                <w:lang w:val="en-AU"/>
              </w:rPr>
            </w:rPrChange>
          </w:rPr>
          <w:t>thuộc phạm vi</w:t>
        </w:r>
      </w:ins>
      <w:ins w:id="507" w:author="tran xuan hang" w:date="2026-04-10T15:31:00Z">
        <w:r w:rsidR="00651299" w:rsidRPr="0010455D">
          <w:rPr>
            <w:rFonts w:ascii="Times New Roman" w:hAnsi="Times New Roman"/>
            <w:bCs/>
            <w:sz w:val="28"/>
            <w:szCs w:val="28"/>
            <w:lang w:val="vi-VN"/>
            <w:rPrChange w:id="508" w:author="Ken Ben" w:date="2026-04-13T08:38:00Z">
              <w:rPr>
                <w:rFonts w:ascii="Times New Roman" w:hAnsi="Times New Roman"/>
                <w:bCs/>
                <w:color w:val="000000"/>
                <w:sz w:val="28"/>
                <w:szCs w:val="28"/>
                <w:lang w:val="en-AU"/>
              </w:rPr>
            </w:rPrChange>
          </w:rPr>
          <w:t xml:space="preserve"> </w:t>
        </w:r>
      </w:ins>
      <w:del w:id="509" w:author="tran xuan hang" w:date="2026-04-10T14:46:00Z">
        <w:r w:rsidRPr="0010455D" w:rsidDel="003C4119">
          <w:rPr>
            <w:rFonts w:ascii="Times New Roman" w:hAnsi="Times New Roman"/>
            <w:bCs/>
            <w:sz w:val="28"/>
            <w:szCs w:val="28"/>
            <w:lang w:val="vi-VN"/>
            <w:rPrChange w:id="510" w:author="Ken Ben" w:date="2026-04-13T08:38:00Z">
              <w:rPr>
                <w:rFonts w:ascii="Times New Roman" w:hAnsi="Times New Roman"/>
                <w:bCs/>
                <w:color w:val="000000"/>
                <w:sz w:val="28"/>
                <w:szCs w:val="28"/>
                <w:lang w:val="vi-VN"/>
              </w:rPr>
            </w:rPrChange>
          </w:rPr>
          <w:delText>cơ quan, tổ chứ</w:delText>
        </w:r>
      </w:del>
      <w:del w:id="511" w:author="tran xuan hang" w:date="2026-04-10T15:20:00Z">
        <w:r w:rsidRPr="0010455D" w:rsidDel="0086574F">
          <w:rPr>
            <w:rFonts w:ascii="Times New Roman" w:hAnsi="Times New Roman"/>
            <w:bCs/>
            <w:sz w:val="28"/>
            <w:szCs w:val="28"/>
            <w:lang w:val="vi-VN"/>
            <w:rPrChange w:id="512" w:author="Ken Ben" w:date="2026-04-13T08:38:00Z">
              <w:rPr>
                <w:rFonts w:ascii="Times New Roman" w:hAnsi="Times New Roman"/>
                <w:bCs/>
                <w:color w:val="000000"/>
                <w:sz w:val="28"/>
                <w:szCs w:val="28"/>
                <w:lang w:val="vi-VN"/>
              </w:rPr>
            </w:rPrChange>
          </w:rPr>
          <w:delText xml:space="preserve">c thuộc phạm vi </w:delText>
        </w:r>
      </w:del>
      <w:r w:rsidRPr="0010455D">
        <w:rPr>
          <w:rFonts w:ascii="Times New Roman" w:hAnsi="Times New Roman"/>
          <w:bCs/>
          <w:sz w:val="28"/>
          <w:szCs w:val="28"/>
          <w:lang w:val="vi-VN"/>
          <w:rPrChange w:id="513" w:author="Ken Ben" w:date="2026-04-13T08:38:00Z">
            <w:rPr>
              <w:rFonts w:ascii="Times New Roman" w:hAnsi="Times New Roman"/>
              <w:bCs/>
              <w:color w:val="000000"/>
              <w:sz w:val="28"/>
              <w:szCs w:val="28"/>
              <w:lang w:val="vi-VN"/>
            </w:rPr>
          </w:rPrChange>
        </w:rPr>
        <w:t>quản lý của Bộ Y tế</w:t>
      </w:r>
      <w:r w:rsidRPr="0010455D" w:rsidDel="00D155AB">
        <w:rPr>
          <w:rFonts w:ascii="Times New Roman" w:hAnsi="Times New Roman"/>
          <w:bCs/>
          <w:sz w:val="28"/>
          <w:szCs w:val="28"/>
          <w:lang w:val="vi-VN"/>
          <w:rPrChange w:id="514" w:author="Ken Ben" w:date="2026-04-13T08:38:00Z">
            <w:rPr>
              <w:rFonts w:ascii="Times New Roman" w:hAnsi="Times New Roman"/>
              <w:bCs/>
              <w:color w:val="000000"/>
              <w:sz w:val="28"/>
              <w:szCs w:val="28"/>
              <w:lang w:val="vi-VN"/>
            </w:rPr>
          </w:rPrChange>
        </w:rPr>
        <w:t xml:space="preserve"> </w:t>
      </w:r>
      <w:r w:rsidRPr="0010455D">
        <w:rPr>
          <w:rFonts w:ascii="Times New Roman" w:hAnsi="Times New Roman"/>
          <w:bCs/>
          <w:sz w:val="28"/>
          <w:szCs w:val="28"/>
          <w:lang w:val="vi-VN"/>
          <w:rPrChange w:id="515" w:author="Ken Ben" w:date="2026-04-13T08:38:00Z">
            <w:rPr>
              <w:rFonts w:ascii="Times New Roman" w:hAnsi="Times New Roman"/>
              <w:bCs/>
              <w:color w:val="000000"/>
              <w:sz w:val="28"/>
              <w:szCs w:val="28"/>
              <w:lang w:val="vi-VN"/>
            </w:rPr>
          </w:rPrChange>
        </w:rPr>
        <w:t>quyết định</w:t>
      </w:r>
      <w:ins w:id="516" w:author="tran xuan hang" w:date="2026-04-10T15:34:00Z">
        <w:r w:rsidR="00651299" w:rsidRPr="0010455D">
          <w:rPr>
            <w:rFonts w:ascii="Times New Roman" w:hAnsi="Times New Roman"/>
            <w:bCs/>
            <w:sz w:val="28"/>
            <w:szCs w:val="28"/>
            <w:lang w:val="vi-VN"/>
            <w:rPrChange w:id="517" w:author="Ken Ben" w:date="2026-04-13T08:38:00Z">
              <w:rPr>
                <w:rFonts w:ascii="Times New Roman" w:hAnsi="Times New Roman"/>
                <w:bCs/>
                <w:color w:val="000000"/>
                <w:sz w:val="28"/>
                <w:szCs w:val="28"/>
                <w:lang w:val="en-AU"/>
              </w:rPr>
            </w:rPrChange>
          </w:rPr>
          <w:t xml:space="preserve"> </w:t>
        </w:r>
        <w:r w:rsidR="00651299" w:rsidRPr="0010455D">
          <w:rPr>
            <w:rFonts w:ascii="Times New Roman" w:hAnsi="Times New Roman"/>
            <w:sz w:val="28"/>
            <w:szCs w:val="26"/>
            <w:lang w:val="vi-VN"/>
            <w:rPrChange w:id="518" w:author="Ken Ben" w:date="2026-04-13T08:38:00Z">
              <w:rPr>
                <w:rFonts w:ascii="Times New Roman" w:hAnsi="Times New Roman"/>
                <w:b/>
                <w:bCs/>
                <w:color w:val="000000"/>
                <w:sz w:val="28"/>
                <w:szCs w:val="26"/>
                <w:lang w:val="vi-VN"/>
              </w:rPr>
            </w:rPrChange>
          </w:rPr>
          <w:t xml:space="preserve">tiêu chuẩn, định mức </w:t>
        </w:r>
      </w:ins>
      <w:ins w:id="519" w:author="tran xuan hang" w:date="2026-04-10T15:57:00Z">
        <w:r w:rsidR="0014622A" w:rsidRPr="0010455D">
          <w:rPr>
            <w:rFonts w:ascii="Times New Roman" w:hAnsi="Times New Roman"/>
            <w:sz w:val="28"/>
            <w:szCs w:val="26"/>
            <w:lang w:val="vi-VN"/>
            <w:rPrChange w:id="520" w:author="Ken Ben" w:date="2026-04-13T08:38:00Z">
              <w:rPr>
                <w:rFonts w:ascii="Times New Roman" w:hAnsi="Times New Roman"/>
                <w:color w:val="000000"/>
                <w:sz w:val="28"/>
                <w:szCs w:val="26"/>
                <w:lang w:val="en-AU"/>
              </w:rPr>
            </w:rPrChange>
          </w:rPr>
          <w:t>đối với:</w:t>
        </w:r>
      </w:ins>
      <w:del w:id="521" w:author="tran xuan hang" w:date="2026-04-10T15:57:00Z">
        <w:r w:rsidRPr="0010455D" w:rsidDel="0014622A">
          <w:rPr>
            <w:rFonts w:ascii="Times New Roman" w:hAnsi="Times New Roman"/>
            <w:sz w:val="28"/>
            <w:szCs w:val="28"/>
            <w:lang w:val="vi-VN"/>
            <w:rPrChange w:id="522" w:author="Ken Ben" w:date="2026-04-13T08:38:00Z">
              <w:rPr>
                <w:rFonts w:ascii="Times New Roman" w:hAnsi="Times New Roman"/>
                <w:color w:val="000000"/>
                <w:sz w:val="28"/>
                <w:szCs w:val="28"/>
                <w:lang w:val="vi-VN"/>
              </w:rPr>
            </w:rPrChange>
          </w:rPr>
          <w:delText>:</w:delText>
        </w:r>
      </w:del>
    </w:p>
    <w:p w14:paraId="374B690B" w14:textId="1B239D5D" w:rsidR="002A2CC7" w:rsidRPr="0010455D" w:rsidRDefault="002A2CC7" w:rsidP="00C6700B">
      <w:pPr>
        <w:pStyle w:val="BodyTextIndent3"/>
        <w:adjustRightInd w:val="0"/>
        <w:spacing w:after="60" w:line="350" w:lineRule="exact"/>
        <w:ind w:left="0" w:firstLine="720"/>
        <w:jc w:val="both"/>
        <w:rPr>
          <w:rFonts w:ascii="Times New Roman" w:hAnsi="Times New Roman"/>
          <w:bCs/>
          <w:spacing w:val="-2"/>
          <w:sz w:val="28"/>
          <w:szCs w:val="28"/>
          <w:lang w:val="vi-VN"/>
          <w:rPrChange w:id="523" w:author="Ken Ben" w:date="2026-04-13T08:38:00Z">
            <w:rPr>
              <w:rFonts w:ascii="Times New Roman" w:hAnsi="Times New Roman"/>
              <w:bCs/>
              <w:color w:val="000000"/>
              <w:spacing w:val="-2"/>
              <w:sz w:val="28"/>
              <w:szCs w:val="28"/>
              <w:lang w:val="vi-VN"/>
            </w:rPr>
          </w:rPrChange>
        </w:rPr>
      </w:pPr>
      <w:r w:rsidRPr="0010455D">
        <w:rPr>
          <w:rFonts w:ascii="Times New Roman" w:hAnsi="Times New Roman"/>
          <w:bCs/>
          <w:spacing w:val="-2"/>
          <w:sz w:val="28"/>
          <w:szCs w:val="28"/>
          <w:lang w:val="vi-VN"/>
          <w:rPrChange w:id="524" w:author="Ken Ben" w:date="2026-04-13T08:38:00Z">
            <w:rPr>
              <w:rFonts w:ascii="Times New Roman" w:hAnsi="Times New Roman"/>
              <w:bCs/>
              <w:color w:val="000000"/>
              <w:spacing w:val="-2"/>
              <w:sz w:val="28"/>
              <w:szCs w:val="28"/>
              <w:lang w:val="vi-VN"/>
            </w:rPr>
          </w:rPrChange>
        </w:rPr>
        <w:t>1. Diện tích chuyên dùng quy định tại các điểm b, c, d và đ khoản 1 Điều 7</w:t>
      </w:r>
      <w:r w:rsidR="00741CC3" w:rsidRPr="0010455D">
        <w:rPr>
          <w:rFonts w:ascii="Times New Roman" w:hAnsi="Times New Roman"/>
          <w:bCs/>
          <w:spacing w:val="-2"/>
          <w:sz w:val="28"/>
          <w:szCs w:val="28"/>
          <w:lang w:val="vi-VN"/>
          <w:rPrChange w:id="525" w:author="Ken Ben" w:date="2026-04-13T08:38:00Z">
            <w:rPr>
              <w:rFonts w:ascii="Times New Roman" w:hAnsi="Times New Roman"/>
              <w:bCs/>
              <w:color w:val="000000"/>
              <w:spacing w:val="-2"/>
              <w:sz w:val="28"/>
              <w:szCs w:val="28"/>
              <w:lang w:val="vi-VN"/>
            </w:rPr>
          </w:rPrChange>
        </w:rPr>
        <w:t>, khoản 1 Điều 11</w:t>
      </w:r>
      <w:r w:rsidRPr="0010455D">
        <w:rPr>
          <w:rFonts w:ascii="Times New Roman" w:hAnsi="Times New Roman"/>
          <w:bCs/>
          <w:spacing w:val="-2"/>
          <w:sz w:val="28"/>
          <w:szCs w:val="28"/>
          <w:lang w:val="vi-VN"/>
          <w:rPrChange w:id="526" w:author="Ken Ben" w:date="2026-04-13T08:38:00Z">
            <w:rPr>
              <w:rFonts w:ascii="Times New Roman" w:hAnsi="Times New Roman"/>
              <w:bCs/>
              <w:color w:val="000000"/>
              <w:spacing w:val="-2"/>
              <w:sz w:val="28"/>
              <w:szCs w:val="28"/>
              <w:lang w:val="vi-VN"/>
            </w:rPr>
          </w:rPrChange>
        </w:rPr>
        <w:t xml:space="preserve"> </w:t>
      </w:r>
      <w:r w:rsidRPr="0010455D">
        <w:rPr>
          <w:rFonts w:ascii="Times New Roman" w:hAnsi="Times New Roman"/>
          <w:spacing w:val="-2"/>
          <w:sz w:val="28"/>
          <w:szCs w:val="28"/>
          <w:lang w:val="vi-VN"/>
          <w:rPrChange w:id="527" w:author="Ken Ben" w:date="2026-04-13T08:38:00Z">
            <w:rPr>
              <w:rFonts w:ascii="Times New Roman" w:hAnsi="Times New Roman"/>
              <w:color w:val="000000"/>
              <w:spacing w:val="-2"/>
              <w:sz w:val="28"/>
              <w:szCs w:val="28"/>
              <w:lang w:val="vi-VN"/>
            </w:rPr>
          </w:rPrChange>
        </w:rPr>
        <w:t>Nghị định số 155/2025/NĐ-CP</w:t>
      </w:r>
      <w:del w:id="528" w:author="tran xuan hang" w:date="2026-04-10T15:32:00Z">
        <w:r w:rsidRPr="0010455D" w:rsidDel="00651299">
          <w:rPr>
            <w:rFonts w:ascii="Times New Roman" w:hAnsi="Times New Roman"/>
            <w:spacing w:val="-2"/>
            <w:sz w:val="28"/>
            <w:szCs w:val="28"/>
            <w:lang w:val="vi-VN"/>
            <w:rPrChange w:id="529" w:author="Ken Ben" w:date="2026-04-13T08:38:00Z">
              <w:rPr>
                <w:rFonts w:ascii="Times New Roman" w:hAnsi="Times New Roman"/>
                <w:color w:val="000000"/>
                <w:spacing w:val="-2"/>
                <w:sz w:val="28"/>
                <w:szCs w:val="28"/>
                <w:lang w:val="vi-VN"/>
              </w:rPr>
            </w:rPrChange>
          </w:rPr>
          <w:delText xml:space="preserve"> ngày 16 tháng 6 năm 2025 của Chính phủ </w:delText>
        </w:r>
        <w:r w:rsidR="0009261C" w:rsidRPr="0010455D" w:rsidDel="00651299">
          <w:rPr>
            <w:rFonts w:ascii="Times New Roman" w:hAnsi="Times New Roman"/>
            <w:spacing w:val="-2"/>
            <w:sz w:val="28"/>
            <w:szCs w:val="28"/>
            <w:lang w:val="vi-VN"/>
            <w:rPrChange w:id="530" w:author="Ken Ben" w:date="2026-04-13T08:38:00Z">
              <w:rPr>
                <w:rFonts w:ascii="Times New Roman" w:hAnsi="Times New Roman"/>
                <w:color w:val="000000"/>
                <w:spacing w:val="-2"/>
                <w:sz w:val="28"/>
                <w:szCs w:val="28"/>
                <w:lang w:val="vi-VN"/>
              </w:rPr>
            </w:rPrChange>
          </w:rPr>
          <w:delText>Quy định tiêu chuẩn, định mức sử dụng trụ sở làm việc, cơ sở hoạt động sự nghiệp</w:delText>
        </w:r>
      </w:del>
      <w:r w:rsidR="00566C56" w:rsidRPr="0010455D">
        <w:rPr>
          <w:rFonts w:ascii="Times New Roman" w:hAnsi="Times New Roman"/>
          <w:spacing w:val="-2"/>
          <w:sz w:val="28"/>
          <w:szCs w:val="28"/>
          <w:lang w:val="vi-VN"/>
          <w:rPrChange w:id="531" w:author="Ken Ben" w:date="2026-04-13T08:38:00Z">
            <w:rPr>
              <w:rFonts w:ascii="Times New Roman" w:hAnsi="Times New Roman"/>
              <w:color w:val="000000"/>
              <w:spacing w:val="-2"/>
              <w:sz w:val="28"/>
              <w:szCs w:val="28"/>
              <w:lang w:val="vi-VN"/>
            </w:rPr>
          </w:rPrChange>
        </w:rPr>
        <w:t>.</w:t>
      </w:r>
    </w:p>
    <w:p w14:paraId="6309A0CA" w14:textId="0D8720FD" w:rsidR="00465713" w:rsidRPr="0010455D" w:rsidRDefault="002A2CC7" w:rsidP="00800EC7">
      <w:pPr>
        <w:pStyle w:val="BodyTextIndent3"/>
        <w:adjustRightInd w:val="0"/>
        <w:spacing w:after="60" w:line="360" w:lineRule="exact"/>
        <w:ind w:left="0" w:firstLine="720"/>
        <w:jc w:val="both"/>
        <w:rPr>
          <w:rFonts w:ascii="Times New Roman" w:hAnsi="Times New Roman"/>
          <w:sz w:val="28"/>
          <w:szCs w:val="28"/>
          <w:lang w:val="vi-VN"/>
          <w:rPrChange w:id="532" w:author="Ken Ben" w:date="2026-04-13T08:38:00Z">
            <w:rPr>
              <w:rFonts w:ascii="Times New Roman" w:hAnsi="Times New Roman"/>
              <w:color w:val="000000"/>
              <w:sz w:val="28"/>
              <w:szCs w:val="28"/>
              <w:lang w:val="vi-VN"/>
            </w:rPr>
          </w:rPrChange>
        </w:rPr>
      </w:pPr>
      <w:r w:rsidRPr="0010455D">
        <w:rPr>
          <w:rFonts w:ascii="Times New Roman" w:hAnsi="Times New Roman"/>
          <w:bCs/>
          <w:sz w:val="28"/>
          <w:szCs w:val="28"/>
          <w:lang w:val="vi-VN"/>
          <w:rPrChange w:id="533" w:author="Ken Ben" w:date="2026-04-13T08:38:00Z">
            <w:rPr>
              <w:rFonts w:ascii="Times New Roman" w:hAnsi="Times New Roman"/>
              <w:bCs/>
              <w:color w:val="000000"/>
              <w:sz w:val="28"/>
              <w:szCs w:val="28"/>
              <w:lang w:val="vi-VN"/>
            </w:rPr>
          </w:rPrChange>
        </w:rPr>
        <w:t>2. D</w:t>
      </w:r>
      <w:r w:rsidR="00BF042C" w:rsidRPr="0010455D">
        <w:rPr>
          <w:rFonts w:ascii="Times New Roman" w:hAnsi="Times New Roman"/>
          <w:bCs/>
          <w:sz w:val="28"/>
          <w:szCs w:val="28"/>
          <w:lang w:val="vi-VN"/>
          <w:rPrChange w:id="534" w:author="Ken Ben" w:date="2026-04-13T08:38:00Z">
            <w:rPr>
              <w:rFonts w:ascii="Times New Roman" w:hAnsi="Times New Roman"/>
              <w:bCs/>
              <w:color w:val="000000"/>
              <w:sz w:val="28"/>
              <w:szCs w:val="28"/>
              <w:lang w:val="vi-VN"/>
            </w:rPr>
          </w:rPrChange>
        </w:rPr>
        <w:t xml:space="preserve">iện tích công trình sự nghiệp </w:t>
      </w:r>
      <w:ins w:id="535" w:author="tran xuan hang" w:date="2026-04-10T15:38:00Z">
        <w:r w:rsidR="00800EC7" w:rsidRPr="0010455D">
          <w:rPr>
            <w:rFonts w:ascii="Times New Roman" w:hAnsi="Times New Roman"/>
            <w:bCs/>
            <w:sz w:val="28"/>
            <w:szCs w:val="28"/>
            <w:lang w:val="vi-VN"/>
            <w:rPrChange w:id="536" w:author="Ken Ben" w:date="2026-04-13T08:38:00Z">
              <w:rPr>
                <w:rFonts w:ascii="Times New Roman" w:hAnsi="Times New Roman"/>
                <w:bCs/>
                <w:color w:val="000000"/>
                <w:sz w:val="28"/>
                <w:szCs w:val="28"/>
                <w:lang w:val="en-AU"/>
              </w:rPr>
            </w:rPrChange>
          </w:rPr>
          <w:t xml:space="preserve">trong lĩnh vực y tế </w:t>
        </w:r>
      </w:ins>
      <w:r w:rsidR="00BF042C" w:rsidRPr="0010455D">
        <w:rPr>
          <w:rFonts w:ascii="Times New Roman" w:hAnsi="Times New Roman"/>
          <w:bCs/>
          <w:sz w:val="28"/>
          <w:szCs w:val="28"/>
          <w:lang w:val="vi-VN"/>
          <w:rPrChange w:id="537" w:author="Ken Ben" w:date="2026-04-13T08:38:00Z">
            <w:rPr>
              <w:rFonts w:ascii="Times New Roman" w:hAnsi="Times New Roman"/>
              <w:bCs/>
              <w:color w:val="000000"/>
              <w:sz w:val="28"/>
              <w:szCs w:val="28"/>
              <w:lang w:val="vi-VN"/>
            </w:rPr>
          </w:rPrChange>
        </w:rPr>
        <w:t xml:space="preserve">của đơn vị mình </w:t>
      </w:r>
      <w:r w:rsidR="00494C34" w:rsidRPr="0010455D">
        <w:rPr>
          <w:rFonts w:ascii="Times New Roman" w:hAnsi="Times New Roman"/>
          <w:sz w:val="28"/>
          <w:szCs w:val="26"/>
          <w:lang w:val="vi-VN"/>
          <w:rPrChange w:id="538" w:author="Ken Ben" w:date="2026-04-13T08:38:00Z">
            <w:rPr>
              <w:rFonts w:ascii="Times New Roman" w:hAnsi="Times New Roman"/>
              <w:color w:val="000000"/>
              <w:sz w:val="28"/>
              <w:szCs w:val="26"/>
              <w:lang w:val="vi-VN"/>
            </w:rPr>
          </w:rPrChange>
        </w:rPr>
        <w:t xml:space="preserve">theo quy định tại điểm </w:t>
      </w:r>
      <w:r w:rsidR="005B6A23" w:rsidRPr="0010455D">
        <w:rPr>
          <w:rFonts w:ascii="Times New Roman" w:hAnsi="Times New Roman"/>
          <w:sz w:val="28"/>
          <w:szCs w:val="26"/>
          <w:lang w:val="vi-VN"/>
          <w:rPrChange w:id="539" w:author="Ken Ben" w:date="2026-04-13T08:38:00Z">
            <w:rPr>
              <w:rFonts w:ascii="Times New Roman" w:hAnsi="Times New Roman"/>
              <w:color w:val="000000"/>
              <w:sz w:val="28"/>
              <w:szCs w:val="26"/>
              <w:lang w:val="vi-VN"/>
            </w:rPr>
          </w:rPrChange>
        </w:rPr>
        <w:t>a</w:t>
      </w:r>
      <w:r w:rsidR="00494C34" w:rsidRPr="0010455D">
        <w:rPr>
          <w:rFonts w:ascii="Times New Roman" w:hAnsi="Times New Roman"/>
          <w:sz w:val="28"/>
          <w:szCs w:val="26"/>
          <w:lang w:val="vi-VN"/>
          <w:rPrChange w:id="540" w:author="Ken Ben" w:date="2026-04-13T08:38:00Z">
            <w:rPr>
              <w:rFonts w:ascii="Times New Roman" w:hAnsi="Times New Roman"/>
              <w:color w:val="000000"/>
              <w:sz w:val="28"/>
              <w:szCs w:val="26"/>
              <w:lang w:val="vi-VN"/>
            </w:rPr>
          </w:rPrChange>
        </w:rPr>
        <w:t xml:space="preserve"> khoản </w:t>
      </w:r>
      <w:r w:rsidR="005B6A23" w:rsidRPr="0010455D">
        <w:rPr>
          <w:rFonts w:ascii="Times New Roman" w:hAnsi="Times New Roman"/>
          <w:sz w:val="28"/>
          <w:szCs w:val="26"/>
          <w:lang w:val="vi-VN"/>
          <w:rPrChange w:id="541" w:author="Ken Ben" w:date="2026-04-13T08:38:00Z">
            <w:rPr>
              <w:rFonts w:ascii="Times New Roman" w:hAnsi="Times New Roman"/>
              <w:color w:val="000000"/>
              <w:sz w:val="28"/>
              <w:szCs w:val="26"/>
              <w:lang w:val="vi-VN"/>
            </w:rPr>
          </w:rPrChange>
        </w:rPr>
        <w:t>1</w:t>
      </w:r>
      <w:r w:rsidR="00494C34" w:rsidRPr="0010455D">
        <w:rPr>
          <w:rFonts w:ascii="Times New Roman" w:hAnsi="Times New Roman"/>
          <w:sz w:val="28"/>
          <w:szCs w:val="26"/>
          <w:lang w:val="vi-VN"/>
          <w:rPrChange w:id="542" w:author="Ken Ben" w:date="2026-04-13T08:38:00Z">
            <w:rPr>
              <w:rFonts w:ascii="Times New Roman" w:hAnsi="Times New Roman"/>
              <w:color w:val="000000"/>
              <w:sz w:val="28"/>
              <w:szCs w:val="26"/>
              <w:lang w:val="vi-VN"/>
            </w:rPr>
          </w:rPrChange>
        </w:rPr>
        <w:t xml:space="preserve"> Điều 1</w:t>
      </w:r>
      <w:r w:rsidR="005B6A23" w:rsidRPr="0010455D">
        <w:rPr>
          <w:rFonts w:ascii="Times New Roman" w:hAnsi="Times New Roman"/>
          <w:sz w:val="28"/>
          <w:szCs w:val="26"/>
          <w:lang w:val="vi-VN"/>
          <w:rPrChange w:id="543" w:author="Ken Ben" w:date="2026-04-13T08:38:00Z">
            <w:rPr>
              <w:rFonts w:ascii="Times New Roman" w:hAnsi="Times New Roman"/>
              <w:color w:val="000000"/>
              <w:sz w:val="28"/>
              <w:szCs w:val="26"/>
              <w:lang w:val="vi-VN"/>
            </w:rPr>
          </w:rPrChange>
        </w:rPr>
        <w:t>2</w:t>
      </w:r>
      <w:r w:rsidR="00494C34" w:rsidRPr="0010455D">
        <w:rPr>
          <w:rFonts w:ascii="Times New Roman" w:hAnsi="Times New Roman"/>
          <w:sz w:val="28"/>
          <w:szCs w:val="26"/>
          <w:lang w:val="vi-VN"/>
          <w:rPrChange w:id="544" w:author="Ken Ben" w:date="2026-04-13T08:38:00Z">
            <w:rPr>
              <w:rFonts w:ascii="Times New Roman" w:hAnsi="Times New Roman"/>
              <w:color w:val="000000"/>
              <w:sz w:val="28"/>
              <w:szCs w:val="26"/>
              <w:lang w:val="vi-VN"/>
            </w:rPr>
          </w:rPrChange>
        </w:rPr>
        <w:t xml:space="preserve"> </w:t>
      </w:r>
      <w:r w:rsidR="00494C34" w:rsidRPr="0010455D">
        <w:rPr>
          <w:rFonts w:ascii="Times New Roman" w:hAnsi="Times New Roman"/>
          <w:sz w:val="28"/>
          <w:szCs w:val="28"/>
          <w:lang w:val="vi-VN"/>
          <w:rPrChange w:id="545" w:author="Ken Ben" w:date="2026-04-13T08:38:00Z">
            <w:rPr>
              <w:rFonts w:ascii="Times New Roman" w:hAnsi="Times New Roman"/>
              <w:color w:val="000000"/>
              <w:sz w:val="28"/>
              <w:szCs w:val="28"/>
              <w:lang w:val="vi-VN"/>
            </w:rPr>
          </w:rPrChange>
        </w:rPr>
        <w:t>Nghị định số 155/2025/NĐ-CP</w:t>
      </w:r>
      <w:ins w:id="546" w:author="tran xuan hang" w:date="2026-04-10T15:38:00Z">
        <w:r w:rsidR="00800EC7" w:rsidRPr="0010455D">
          <w:rPr>
            <w:rFonts w:ascii="Times New Roman" w:hAnsi="Times New Roman"/>
            <w:sz w:val="28"/>
            <w:szCs w:val="28"/>
            <w:lang w:val="vi-VN"/>
            <w:rPrChange w:id="547" w:author="Ken Ben" w:date="2026-04-13T08:38:00Z">
              <w:rPr>
                <w:rFonts w:ascii="Times New Roman" w:hAnsi="Times New Roman"/>
                <w:color w:val="000000"/>
                <w:sz w:val="28"/>
                <w:szCs w:val="28"/>
                <w:lang w:val="en-AU"/>
              </w:rPr>
            </w:rPrChange>
          </w:rPr>
          <w:t>.</w:t>
        </w:r>
      </w:ins>
      <w:del w:id="548" w:author="tran xuan hang" w:date="2026-04-10T15:38:00Z">
        <w:r w:rsidR="00494C34" w:rsidRPr="0010455D" w:rsidDel="00800EC7">
          <w:rPr>
            <w:rFonts w:ascii="Times New Roman" w:hAnsi="Times New Roman"/>
            <w:sz w:val="28"/>
            <w:szCs w:val="28"/>
            <w:lang w:val="vi-VN"/>
            <w:rPrChange w:id="549" w:author="Ken Ben" w:date="2026-04-13T08:38:00Z">
              <w:rPr>
                <w:rFonts w:ascii="Times New Roman" w:hAnsi="Times New Roman"/>
                <w:color w:val="000000"/>
                <w:sz w:val="28"/>
                <w:szCs w:val="28"/>
                <w:lang w:val="vi-VN"/>
              </w:rPr>
            </w:rPrChange>
          </w:rPr>
          <w:delText xml:space="preserve"> ngày 16 tháng 6 năm 2025 của Chính phủ </w:delText>
        </w:r>
        <w:r w:rsidR="0009261C" w:rsidRPr="0010455D" w:rsidDel="00800EC7">
          <w:rPr>
            <w:rFonts w:ascii="Times New Roman" w:hAnsi="Times New Roman"/>
            <w:sz w:val="28"/>
            <w:szCs w:val="28"/>
            <w:lang w:val="vi-VN"/>
            <w:rPrChange w:id="550" w:author="Ken Ben" w:date="2026-04-13T08:38:00Z">
              <w:rPr>
                <w:rFonts w:ascii="Times New Roman" w:hAnsi="Times New Roman"/>
                <w:color w:val="000000"/>
                <w:sz w:val="28"/>
                <w:szCs w:val="28"/>
                <w:lang w:val="vi-VN"/>
              </w:rPr>
            </w:rPrChange>
          </w:rPr>
          <w:delText>Quy định tiêu chuẩn, định mức sử dụng trụ sở làm việc, cơ sở hoạt động sự nghiệp</w:delText>
        </w:r>
        <w:r w:rsidR="00566C56" w:rsidRPr="0010455D" w:rsidDel="00800EC7">
          <w:rPr>
            <w:rFonts w:ascii="Times New Roman" w:hAnsi="Times New Roman"/>
            <w:sz w:val="28"/>
            <w:szCs w:val="28"/>
            <w:lang w:val="vi-VN"/>
            <w:rPrChange w:id="551" w:author="Ken Ben" w:date="2026-04-13T08:38:00Z">
              <w:rPr>
                <w:rFonts w:ascii="Times New Roman" w:hAnsi="Times New Roman"/>
                <w:color w:val="000000"/>
                <w:sz w:val="28"/>
                <w:szCs w:val="28"/>
                <w:lang w:val="vi-VN"/>
              </w:rPr>
            </w:rPrChange>
          </w:rPr>
          <w:delText xml:space="preserve"> và hướng dẫn tại Thông tư này.</w:delText>
        </w:r>
      </w:del>
    </w:p>
    <w:p w14:paraId="036A3E67" w14:textId="77777777" w:rsidR="00097275" w:rsidRPr="0010455D" w:rsidRDefault="00097275" w:rsidP="00C6700B">
      <w:pPr>
        <w:pStyle w:val="ndieund"/>
        <w:spacing w:after="60" w:line="360" w:lineRule="exact"/>
        <w:jc w:val="left"/>
        <w:rPr>
          <w:rFonts w:ascii="Times New Roman" w:hAnsi="Times New Roman"/>
          <w:b/>
          <w:szCs w:val="28"/>
          <w:lang w:val="vi-VN"/>
          <w:rPrChange w:id="552" w:author="Ken Ben" w:date="2026-04-13T08:38:00Z">
            <w:rPr>
              <w:rFonts w:ascii="Times New Roman" w:hAnsi="Times New Roman"/>
              <w:b/>
              <w:color w:val="000000"/>
              <w:szCs w:val="28"/>
              <w:lang w:val="vi-VN"/>
            </w:rPr>
          </w:rPrChange>
        </w:rPr>
      </w:pPr>
      <w:r w:rsidRPr="0010455D">
        <w:rPr>
          <w:rFonts w:ascii="Times New Roman" w:hAnsi="Times New Roman"/>
          <w:b/>
          <w:szCs w:val="28"/>
          <w:lang w:val="vi-VN"/>
          <w:rPrChange w:id="553" w:author="Ken Ben" w:date="2026-04-13T08:38:00Z">
            <w:rPr>
              <w:rFonts w:ascii="Times New Roman" w:hAnsi="Times New Roman"/>
              <w:b/>
              <w:color w:val="000000"/>
              <w:szCs w:val="28"/>
              <w:lang w:val="vi-VN"/>
            </w:rPr>
          </w:rPrChange>
        </w:rPr>
        <w:t xml:space="preserve">Điều </w:t>
      </w:r>
      <w:r w:rsidRPr="0010455D">
        <w:rPr>
          <w:rFonts w:ascii="Times New Roman" w:hAnsi="Times New Roman"/>
          <w:b/>
          <w:szCs w:val="28"/>
          <w:lang w:val="vi-VN"/>
          <w:rPrChange w:id="554" w:author="Ken Ben" w:date="2026-04-13T08:38:00Z">
            <w:rPr>
              <w:rFonts w:ascii="Times New Roman" w:hAnsi="Times New Roman"/>
              <w:b/>
              <w:color w:val="000000"/>
              <w:szCs w:val="28"/>
            </w:rPr>
          </w:rPrChange>
        </w:rPr>
        <w:t>7</w:t>
      </w:r>
      <w:r w:rsidRPr="0010455D">
        <w:rPr>
          <w:rFonts w:ascii="Times New Roman" w:hAnsi="Times New Roman"/>
          <w:b/>
          <w:szCs w:val="28"/>
          <w:lang w:val="vi-VN"/>
          <w:rPrChange w:id="555" w:author="Ken Ben" w:date="2026-04-13T08:38:00Z">
            <w:rPr>
              <w:rFonts w:ascii="Times New Roman" w:hAnsi="Times New Roman"/>
              <w:b/>
              <w:color w:val="000000"/>
              <w:szCs w:val="28"/>
              <w:lang w:val="vi-VN"/>
            </w:rPr>
          </w:rPrChange>
        </w:rPr>
        <w:t>. Điều khoản thi hành</w:t>
      </w:r>
    </w:p>
    <w:p w14:paraId="1DE8A0CE" w14:textId="62FE0A99" w:rsidR="00097275" w:rsidRPr="0010455D" w:rsidRDefault="00097275">
      <w:pPr>
        <w:pStyle w:val="ndieund"/>
        <w:spacing w:after="60" w:line="340" w:lineRule="exact"/>
        <w:jc w:val="left"/>
        <w:rPr>
          <w:rFonts w:ascii="Times New Roman" w:hAnsi="Times New Roman"/>
          <w:bCs/>
          <w:szCs w:val="28"/>
          <w:lang w:val="vi-VN"/>
        </w:rPr>
        <w:pPrChange w:id="556" w:author="tran xuan hang" w:date="2026-04-10T16:10:00Z">
          <w:pPr>
            <w:pStyle w:val="ndieund"/>
            <w:spacing w:after="60" w:line="360" w:lineRule="exact"/>
            <w:jc w:val="left"/>
          </w:pPr>
        </w:pPrChange>
      </w:pPr>
      <w:r w:rsidRPr="0010455D">
        <w:rPr>
          <w:rFonts w:ascii="Times New Roman" w:hAnsi="Times New Roman"/>
          <w:bCs/>
          <w:szCs w:val="28"/>
          <w:lang w:val="vi-VN"/>
        </w:rPr>
        <w:t xml:space="preserve">Thông tư này có hiệu lực thi hành từ ngày </w:t>
      </w:r>
      <w:r w:rsidR="008A3E82" w:rsidRPr="0010455D">
        <w:rPr>
          <w:rFonts w:ascii="Times New Roman" w:hAnsi="Times New Roman"/>
          <w:bCs/>
          <w:szCs w:val="28"/>
          <w:lang w:val="vi-VN"/>
          <w:rPrChange w:id="557" w:author="Ken Ben" w:date="2026-04-13T08:38:00Z">
            <w:rPr>
              <w:rFonts w:ascii="Times New Roman" w:hAnsi="Times New Roman"/>
              <w:bCs/>
              <w:szCs w:val="28"/>
            </w:rPr>
          </w:rPrChange>
        </w:rPr>
        <w:t>01</w:t>
      </w:r>
      <w:r w:rsidRPr="0010455D">
        <w:rPr>
          <w:rFonts w:ascii="Times New Roman" w:hAnsi="Times New Roman"/>
          <w:bCs/>
          <w:szCs w:val="28"/>
          <w:lang w:val="vi-VN"/>
        </w:rPr>
        <w:t xml:space="preserve"> tháng </w:t>
      </w:r>
      <w:r w:rsidR="008A3E82" w:rsidRPr="0010455D">
        <w:rPr>
          <w:rFonts w:ascii="Times New Roman" w:hAnsi="Times New Roman"/>
          <w:bCs/>
          <w:szCs w:val="28"/>
          <w:lang w:val="vi-VN"/>
          <w:rPrChange w:id="558" w:author="Ken Ben" w:date="2026-04-13T08:38:00Z">
            <w:rPr>
              <w:rFonts w:ascii="Times New Roman" w:hAnsi="Times New Roman"/>
              <w:bCs/>
              <w:szCs w:val="28"/>
            </w:rPr>
          </w:rPrChange>
        </w:rPr>
        <w:t xml:space="preserve">6 </w:t>
      </w:r>
      <w:r w:rsidRPr="0010455D">
        <w:rPr>
          <w:rFonts w:ascii="Times New Roman" w:hAnsi="Times New Roman"/>
          <w:bCs/>
          <w:szCs w:val="28"/>
          <w:lang w:val="vi-VN"/>
        </w:rPr>
        <w:t xml:space="preserve">năm </w:t>
      </w:r>
      <w:r w:rsidR="0057291F" w:rsidRPr="0010455D">
        <w:rPr>
          <w:rFonts w:ascii="Times New Roman" w:hAnsi="Times New Roman"/>
          <w:bCs/>
          <w:szCs w:val="28"/>
          <w:lang w:val="vi-VN"/>
        </w:rPr>
        <w:t>2026</w:t>
      </w:r>
      <w:r w:rsidRPr="0010455D">
        <w:rPr>
          <w:rFonts w:ascii="Times New Roman" w:hAnsi="Times New Roman"/>
          <w:bCs/>
          <w:szCs w:val="28"/>
          <w:lang w:val="vi-VN"/>
        </w:rPr>
        <w:t>.</w:t>
      </w:r>
    </w:p>
    <w:p w14:paraId="006DB8D6" w14:textId="77777777" w:rsidR="00277F13" w:rsidRPr="0010455D" w:rsidRDefault="00465713">
      <w:pPr>
        <w:pStyle w:val="BodyTextIndent3"/>
        <w:adjustRightInd w:val="0"/>
        <w:spacing w:after="60" w:line="340" w:lineRule="exact"/>
        <w:ind w:left="0" w:firstLine="720"/>
        <w:jc w:val="both"/>
        <w:rPr>
          <w:rFonts w:ascii="Times New Roman" w:hAnsi="Times New Roman"/>
          <w:b/>
          <w:sz w:val="28"/>
          <w:szCs w:val="28"/>
          <w:lang w:val="vi-VN"/>
          <w:rPrChange w:id="559" w:author="Ken Ben" w:date="2026-04-13T08:38:00Z">
            <w:rPr>
              <w:rFonts w:ascii="Times New Roman" w:hAnsi="Times New Roman"/>
              <w:b/>
              <w:color w:val="000000"/>
              <w:sz w:val="28"/>
              <w:szCs w:val="28"/>
              <w:lang w:val="vi-VN"/>
            </w:rPr>
          </w:rPrChange>
        </w:rPr>
        <w:pPrChange w:id="560" w:author="tran xuan hang" w:date="2026-04-10T16:10:00Z">
          <w:pPr>
            <w:pStyle w:val="BodyTextIndent3"/>
            <w:adjustRightInd w:val="0"/>
            <w:spacing w:after="60" w:line="360" w:lineRule="exact"/>
            <w:ind w:left="0" w:firstLine="720"/>
            <w:jc w:val="both"/>
          </w:pPr>
        </w:pPrChange>
      </w:pPr>
      <w:r w:rsidRPr="0010455D">
        <w:rPr>
          <w:rFonts w:ascii="Times New Roman" w:hAnsi="Times New Roman"/>
          <w:b/>
          <w:sz w:val="28"/>
          <w:szCs w:val="28"/>
          <w:lang w:val="vi-VN"/>
          <w:rPrChange w:id="561" w:author="Ken Ben" w:date="2026-04-13T08:38:00Z">
            <w:rPr>
              <w:rFonts w:ascii="Times New Roman" w:hAnsi="Times New Roman"/>
              <w:b/>
              <w:color w:val="000000"/>
              <w:sz w:val="28"/>
              <w:szCs w:val="28"/>
              <w:lang w:val="vi-VN"/>
            </w:rPr>
          </w:rPrChange>
        </w:rPr>
        <w:t xml:space="preserve">Điều </w:t>
      </w:r>
      <w:r w:rsidR="00097275" w:rsidRPr="0010455D">
        <w:rPr>
          <w:rFonts w:ascii="Times New Roman" w:hAnsi="Times New Roman"/>
          <w:b/>
          <w:sz w:val="28"/>
          <w:szCs w:val="28"/>
          <w:lang w:val="vi-VN"/>
          <w:rPrChange w:id="562" w:author="Ken Ben" w:date="2026-04-13T08:38:00Z">
            <w:rPr>
              <w:rFonts w:ascii="Times New Roman" w:hAnsi="Times New Roman"/>
              <w:b/>
              <w:color w:val="000000"/>
              <w:sz w:val="28"/>
              <w:szCs w:val="28"/>
              <w:lang w:val="vi-VN"/>
            </w:rPr>
          </w:rPrChange>
        </w:rPr>
        <w:t>8</w:t>
      </w:r>
      <w:r w:rsidRPr="0010455D">
        <w:rPr>
          <w:rFonts w:ascii="Times New Roman" w:hAnsi="Times New Roman"/>
          <w:b/>
          <w:sz w:val="28"/>
          <w:szCs w:val="28"/>
          <w:lang w:val="vi-VN"/>
          <w:rPrChange w:id="563" w:author="Ken Ben" w:date="2026-04-13T08:38:00Z">
            <w:rPr>
              <w:rFonts w:ascii="Times New Roman" w:hAnsi="Times New Roman"/>
              <w:b/>
              <w:color w:val="000000"/>
              <w:sz w:val="28"/>
              <w:szCs w:val="28"/>
              <w:lang w:val="vi-VN"/>
            </w:rPr>
          </w:rPrChange>
        </w:rPr>
        <w:t xml:space="preserve">. </w:t>
      </w:r>
      <w:r w:rsidR="00571187" w:rsidRPr="0010455D">
        <w:rPr>
          <w:rFonts w:ascii="Times New Roman" w:hAnsi="Times New Roman"/>
          <w:b/>
          <w:sz w:val="28"/>
          <w:szCs w:val="28"/>
          <w:lang w:val="vi-VN"/>
          <w:rPrChange w:id="564" w:author="Ken Ben" w:date="2026-04-13T08:38:00Z">
            <w:rPr>
              <w:rFonts w:ascii="Times New Roman" w:hAnsi="Times New Roman"/>
              <w:b/>
              <w:color w:val="000000"/>
              <w:sz w:val="28"/>
              <w:szCs w:val="28"/>
              <w:lang w:val="vi-VN"/>
            </w:rPr>
          </w:rPrChange>
        </w:rPr>
        <w:t>Điều khoản</w:t>
      </w:r>
      <w:r w:rsidR="00277F13" w:rsidRPr="0010455D">
        <w:rPr>
          <w:rFonts w:ascii="Times New Roman" w:hAnsi="Times New Roman"/>
          <w:b/>
          <w:sz w:val="28"/>
          <w:szCs w:val="28"/>
          <w:lang w:val="vi-VN"/>
          <w:rPrChange w:id="565" w:author="Ken Ben" w:date="2026-04-13T08:38:00Z">
            <w:rPr>
              <w:rFonts w:ascii="Times New Roman" w:hAnsi="Times New Roman"/>
              <w:b/>
              <w:color w:val="000000"/>
              <w:sz w:val="28"/>
              <w:szCs w:val="28"/>
              <w:lang w:val="vi-VN"/>
            </w:rPr>
          </w:rPrChange>
        </w:rPr>
        <w:t xml:space="preserve"> chuyển tiếp</w:t>
      </w:r>
    </w:p>
    <w:p w14:paraId="0C588D7D" w14:textId="13DDBA58" w:rsidR="00D279CF" w:rsidRPr="0010455D" w:rsidRDefault="00D279CF">
      <w:pPr>
        <w:pStyle w:val="ndieund"/>
        <w:spacing w:after="60" w:line="340" w:lineRule="exact"/>
        <w:rPr>
          <w:rFonts w:ascii="Times New Roman" w:hAnsi="Times New Roman"/>
          <w:iCs/>
          <w:spacing w:val="-6"/>
          <w:lang w:val="nl-NL"/>
          <w:rPrChange w:id="566" w:author="Ken Ben" w:date="2026-04-13T08:38:00Z">
            <w:rPr>
              <w:rFonts w:ascii="Times New Roman" w:hAnsi="Times New Roman"/>
              <w:color w:val="000000"/>
              <w:szCs w:val="28"/>
              <w:lang w:val="vi-VN"/>
            </w:rPr>
          </w:rPrChange>
        </w:rPr>
        <w:pPrChange w:id="567" w:author="tran xuan hang" w:date="2026-04-10T16:10:00Z">
          <w:pPr>
            <w:pStyle w:val="ndieund"/>
            <w:spacing w:after="60" w:line="360" w:lineRule="exact"/>
          </w:pPr>
        </w:pPrChange>
      </w:pPr>
      <w:r w:rsidRPr="0010455D">
        <w:rPr>
          <w:rStyle w:val="fontstyle01"/>
          <w:i w:val="0"/>
          <w:color w:val="auto"/>
          <w:lang w:val="vi-VN"/>
          <w:rPrChange w:id="568" w:author="Ken Ben" w:date="2026-04-13T08:38:00Z">
            <w:rPr>
              <w:rStyle w:val="fontstyle01"/>
              <w:i w:val="0"/>
              <w:lang w:val="vi-VN"/>
            </w:rPr>
          </w:rPrChange>
        </w:rPr>
        <w:t xml:space="preserve">1. </w:t>
      </w:r>
      <w:r w:rsidR="002331A7" w:rsidRPr="0010455D">
        <w:rPr>
          <w:rFonts w:ascii="Times New Roman" w:hAnsi="Times New Roman"/>
          <w:iCs/>
          <w:lang w:val="nl-NL"/>
          <w:rPrChange w:id="569" w:author="Ken Ben" w:date="2026-04-13T08:38:00Z">
            <w:rPr>
              <w:rFonts w:ascii="Times New Roman" w:hAnsi="Times New Roman"/>
              <w:iCs/>
              <w:color w:val="000000"/>
              <w:lang w:val="nl-NL"/>
            </w:rPr>
          </w:rPrChange>
        </w:rPr>
        <w:t xml:space="preserve">Đối với dự án đầu tư xây dựng mới, cải tạo, nâng cấp </w:t>
      </w:r>
      <w:del w:id="570" w:author="tran xuan hang" w:date="2026-04-10T15:43:00Z">
        <w:r w:rsidR="002331A7" w:rsidRPr="0010455D" w:rsidDel="00800EC7">
          <w:rPr>
            <w:rFonts w:ascii="Times New Roman" w:hAnsi="Times New Roman"/>
            <w:iCs/>
            <w:lang w:val="nl-NL"/>
            <w:rPrChange w:id="571" w:author="Ken Ben" w:date="2026-04-13T08:38:00Z">
              <w:rPr>
                <w:rFonts w:ascii="Times New Roman" w:hAnsi="Times New Roman"/>
                <w:iCs/>
                <w:color w:val="000000"/>
                <w:lang w:val="nl-NL"/>
              </w:rPr>
            </w:rPrChange>
          </w:rPr>
          <w:delText>cơ sở hoạt động</w:delText>
        </w:r>
      </w:del>
      <w:ins w:id="572" w:author="tran xuan hang" w:date="2026-04-10T15:43:00Z">
        <w:r w:rsidR="00800EC7" w:rsidRPr="0010455D">
          <w:rPr>
            <w:rFonts w:ascii="Times New Roman" w:hAnsi="Times New Roman"/>
            <w:iCs/>
            <w:lang w:val="nl-NL"/>
            <w:rPrChange w:id="573" w:author="Ken Ben" w:date="2026-04-13T08:38:00Z">
              <w:rPr>
                <w:rFonts w:ascii="Times New Roman" w:hAnsi="Times New Roman"/>
                <w:iCs/>
                <w:color w:val="000000"/>
                <w:lang w:val="nl-NL"/>
              </w:rPr>
            </w:rPrChange>
          </w:rPr>
          <w:t>công trình</w:t>
        </w:r>
      </w:ins>
      <w:r w:rsidR="002331A7" w:rsidRPr="0010455D">
        <w:rPr>
          <w:rFonts w:ascii="Times New Roman" w:hAnsi="Times New Roman"/>
          <w:iCs/>
          <w:lang w:val="nl-NL"/>
          <w:rPrChange w:id="574" w:author="Ken Ben" w:date="2026-04-13T08:38:00Z">
            <w:rPr>
              <w:rFonts w:ascii="Times New Roman" w:hAnsi="Times New Roman"/>
              <w:iCs/>
              <w:color w:val="000000"/>
              <w:lang w:val="nl-NL"/>
            </w:rPr>
          </w:rPrChange>
        </w:rPr>
        <w:t xml:space="preserve"> sự nghiệp </w:t>
      </w:r>
      <w:ins w:id="575" w:author="tran xuan hang" w:date="2026-04-10T15:43:00Z">
        <w:r w:rsidR="00800EC7" w:rsidRPr="0010455D">
          <w:rPr>
            <w:rFonts w:ascii="Times New Roman" w:hAnsi="Times New Roman"/>
            <w:iCs/>
            <w:lang w:val="nl-NL"/>
            <w:rPrChange w:id="576" w:author="Ken Ben" w:date="2026-04-13T08:38:00Z">
              <w:rPr>
                <w:rFonts w:ascii="Times New Roman" w:hAnsi="Times New Roman"/>
                <w:iCs/>
                <w:color w:val="000000"/>
                <w:lang w:val="nl-NL"/>
              </w:rPr>
            </w:rPrChange>
          </w:rPr>
          <w:t xml:space="preserve">trong lĩnh vực </w:t>
        </w:r>
      </w:ins>
      <w:r w:rsidR="002331A7" w:rsidRPr="0010455D">
        <w:rPr>
          <w:rFonts w:ascii="Times New Roman" w:hAnsi="Times New Roman"/>
          <w:iCs/>
          <w:lang w:val="nl-NL"/>
          <w:rPrChange w:id="577" w:author="Ken Ben" w:date="2026-04-13T08:38:00Z">
            <w:rPr>
              <w:rFonts w:ascii="Times New Roman" w:hAnsi="Times New Roman"/>
              <w:iCs/>
              <w:color w:val="000000"/>
              <w:lang w:val="nl-NL"/>
            </w:rPr>
          </w:rPrChange>
        </w:rPr>
        <w:t xml:space="preserve">y tế </w:t>
      </w:r>
      <w:r w:rsidR="00895281" w:rsidRPr="0010455D">
        <w:rPr>
          <w:rFonts w:ascii="Times New Roman" w:hAnsi="Times New Roman"/>
          <w:iCs/>
          <w:lang w:val="nl-NL"/>
          <w:rPrChange w:id="578" w:author="Ken Ben" w:date="2026-04-13T08:38:00Z">
            <w:rPr>
              <w:rFonts w:ascii="Times New Roman" w:hAnsi="Times New Roman"/>
              <w:iCs/>
              <w:color w:val="000000"/>
              <w:lang w:val="nl-NL"/>
            </w:rPr>
          </w:rPrChange>
        </w:rPr>
        <w:t xml:space="preserve">và các nhiệm vụ </w:t>
      </w:r>
      <w:r w:rsidR="002331A7" w:rsidRPr="0010455D">
        <w:rPr>
          <w:rFonts w:ascii="Times New Roman" w:hAnsi="Times New Roman"/>
          <w:iCs/>
          <w:lang w:val="nl-NL"/>
          <w:rPrChange w:id="579" w:author="Ken Ben" w:date="2026-04-13T08:38:00Z">
            <w:rPr>
              <w:rFonts w:ascii="Times New Roman" w:hAnsi="Times New Roman"/>
              <w:iCs/>
              <w:color w:val="000000"/>
              <w:lang w:val="nl-NL"/>
            </w:rPr>
          </w:rPrChange>
        </w:rPr>
        <w:t xml:space="preserve">đã được cơ quan, người có thẩm quyền phê duyệt theo quy định trước ngày Thông tư này có hiệu lực thi hành thì cơ quan, người có thẩm quyền quyết định phê duyệt dự án đầu tư xây dựng mới, cải tạo, nâng cấp </w:t>
      </w:r>
      <w:ins w:id="580" w:author="tran xuan hang" w:date="2026-04-10T15:44:00Z">
        <w:r w:rsidR="00800EC7" w:rsidRPr="0010455D">
          <w:rPr>
            <w:rFonts w:ascii="Times New Roman" w:hAnsi="Times New Roman"/>
            <w:iCs/>
            <w:lang w:val="nl-NL"/>
            <w:rPrChange w:id="581" w:author="Ken Ben" w:date="2026-04-13T08:38:00Z">
              <w:rPr>
                <w:rFonts w:ascii="Times New Roman" w:hAnsi="Times New Roman"/>
                <w:iCs/>
                <w:color w:val="000000"/>
                <w:lang w:val="nl-NL"/>
              </w:rPr>
            </w:rPrChange>
          </w:rPr>
          <w:t xml:space="preserve">công trình sự nghiệp trong lĩnh vực y tế </w:t>
        </w:r>
      </w:ins>
      <w:del w:id="582" w:author="tran xuan hang" w:date="2026-04-10T15:44:00Z">
        <w:r w:rsidR="002331A7" w:rsidRPr="0010455D" w:rsidDel="00800EC7">
          <w:rPr>
            <w:rFonts w:ascii="Times New Roman" w:hAnsi="Times New Roman"/>
            <w:iCs/>
            <w:lang w:val="nl-NL"/>
            <w:rPrChange w:id="583" w:author="Ken Ben" w:date="2026-04-13T08:38:00Z">
              <w:rPr>
                <w:rFonts w:ascii="Times New Roman" w:hAnsi="Times New Roman"/>
                <w:iCs/>
                <w:color w:val="000000"/>
                <w:lang w:val="nl-NL"/>
              </w:rPr>
            </w:rPrChange>
          </w:rPr>
          <w:delText>cơ sở hoạt động sự nghiệp</w:delText>
        </w:r>
        <w:r w:rsidR="00B62C61" w:rsidRPr="0010455D" w:rsidDel="00800EC7">
          <w:rPr>
            <w:rFonts w:ascii="Times New Roman" w:hAnsi="Times New Roman"/>
            <w:iCs/>
            <w:lang w:val="nl-NL"/>
            <w:rPrChange w:id="584" w:author="Ken Ben" w:date="2026-04-13T08:38:00Z">
              <w:rPr>
                <w:rFonts w:ascii="Times New Roman" w:hAnsi="Times New Roman"/>
                <w:iCs/>
                <w:color w:val="000000"/>
                <w:lang w:val="nl-NL"/>
              </w:rPr>
            </w:rPrChange>
          </w:rPr>
          <w:delText xml:space="preserve"> </w:delText>
        </w:r>
      </w:del>
      <w:r w:rsidR="00B62C61" w:rsidRPr="0010455D">
        <w:rPr>
          <w:rFonts w:ascii="Times New Roman" w:hAnsi="Times New Roman"/>
          <w:iCs/>
          <w:lang w:val="nl-NL"/>
          <w:rPrChange w:id="585" w:author="Ken Ben" w:date="2026-04-13T08:38:00Z">
            <w:rPr>
              <w:rFonts w:ascii="Times New Roman" w:hAnsi="Times New Roman"/>
              <w:iCs/>
              <w:color w:val="000000"/>
              <w:lang w:val="nl-NL"/>
            </w:rPr>
          </w:rPrChange>
        </w:rPr>
        <w:t xml:space="preserve">và các nhiệm vụ </w:t>
      </w:r>
      <w:r w:rsidR="002331A7" w:rsidRPr="0010455D">
        <w:rPr>
          <w:rFonts w:ascii="Times New Roman" w:hAnsi="Times New Roman"/>
          <w:iCs/>
          <w:lang w:val="nl-NL"/>
          <w:rPrChange w:id="586" w:author="Ken Ben" w:date="2026-04-13T08:38:00Z">
            <w:rPr>
              <w:rFonts w:ascii="Times New Roman" w:hAnsi="Times New Roman"/>
              <w:iCs/>
              <w:color w:val="000000"/>
              <w:lang w:val="nl-NL"/>
            </w:rPr>
          </w:rPrChange>
        </w:rPr>
        <w:t xml:space="preserve">quyết định điều </w:t>
      </w:r>
      <w:r w:rsidR="002331A7" w:rsidRPr="0010455D">
        <w:rPr>
          <w:rFonts w:ascii="Times New Roman" w:hAnsi="Times New Roman"/>
          <w:iCs/>
          <w:spacing w:val="-6"/>
          <w:lang w:val="nl-NL"/>
          <w:rPrChange w:id="587" w:author="Ken Ben" w:date="2026-04-13T08:38:00Z">
            <w:rPr>
              <w:rFonts w:ascii="Times New Roman" w:hAnsi="Times New Roman"/>
              <w:iCs/>
              <w:color w:val="000000"/>
              <w:lang w:val="nl-NL"/>
            </w:rPr>
          </w:rPrChange>
        </w:rPr>
        <w:t>chỉnh hoặc không điều chỉnh theo tiêu chuẩn, định mức quy định tại Thông tư này</w:t>
      </w:r>
      <w:r w:rsidR="00EC2759" w:rsidRPr="0010455D">
        <w:rPr>
          <w:rFonts w:ascii="Times New Roman" w:hAnsi="Times New Roman"/>
          <w:iCs/>
          <w:spacing w:val="-6"/>
          <w:lang w:val="nl-NL"/>
          <w:rPrChange w:id="588" w:author="Ken Ben" w:date="2026-04-13T08:38:00Z">
            <w:rPr>
              <w:rFonts w:ascii="Times New Roman" w:hAnsi="Times New Roman"/>
              <w:iCs/>
              <w:color w:val="000000"/>
              <w:lang w:val="nl-NL"/>
            </w:rPr>
          </w:rPrChange>
        </w:rPr>
        <w:t>.</w:t>
      </w:r>
    </w:p>
    <w:p w14:paraId="3C389A2D" w14:textId="02D58180" w:rsidR="000D7597" w:rsidRPr="0010455D" w:rsidRDefault="00277F13">
      <w:pPr>
        <w:pStyle w:val="ndieund"/>
        <w:spacing w:after="60" w:line="340" w:lineRule="exact"/>
        <w:rPr>
          <w:rFonts w:ascii="Times New Roman" w:hAnsi="Times New Roman"/>
          <w:bCs/>
          <w:szCs w:val="28"/>
          <w:lang w:val="nl-NL"/>
          <w:rPrChange w:id="589" w:author="Ken Ben" w:date="2026-04-13T08:38:00Z">
            <w:rPr>
              <w:rFonts w:ascii="Times New Roman" w:hAnsi="Times New Roman"/>
              <w:bCs/>
              <w:color w:val="000000"/>
              <w:szCs w:val="28"/>
              <w:lang w:val="vi-VN"/>
            </w:rPr>
          </w:rPrChange>
        </w:rPr>
        <w:pPrChange w:id="590" w:author="tran xuan hang" w:date="2026-04-10T16:10:00Z">
          <w:pPr>
            <w:pStyle w:val="ndieund"/>
            <w:spacing w:after="60" w:line="360" w:lineRule="exact"/>
          </w:pPr>
        </w:pPrChange>
      </w:pPr>
      <w:r w:rsidRPr="0010455D">
        <w:rPr>
          <w:rFonts w:ascii="Times New Roman" w:hAnsi="Times New Roman"/>
          <w:bCs/>
          <w:szCs w:val="28"/>
          <w:lang w:val="vi-VN"/>
          <w:rPrChange w:id="591" w:author="Ken Ben" w:date="2026-04-13T08:38:00Z">
            <w:rPr>
              <w:rFonts w:ascii="Times New Roman" w:hAnsi="Times New Roman"/>
              <w:bCs/>
              <w:color w:val="000000"/>
              <w:szCs w:val="28"/>
              <w:lang w:val="vi-VN"/>
            </w:rPr>
          </w:rPrChange>
        </w:rPr>
        <w:t xml:space="preserve">2. </w:t>
      </w:r>
      <w:r w:rsidR="00800CC6" w:rsidRPr="0010455D">
        <w:rPr>
          <w:rFonts w:ascii="Times New Roman" w:hAnsi="Times New Roman"/>
          <w:bCs/>
          <w:szCs w:val="28"/>
          <w:lang w:val="vi-VN"/>
          <w:rPrChange w:id="592" w:author="Ken Ben" w:date="2026-04-13T08:38:00Z">
            <w:rPr>
              <w:rFonts w:ascii="Times New Roman" w:hAnsi="Times New Roman"/>
              <w:bCs/>
              <w:color w:val="000000"/>
              <w:szCs w:val="28"/>
              <w:lang w:val="vi-VN"/>
            </w:rPr>
          </w:rPrChange>
        </w:rPr>
        <w:t xml:space="preserve">Đối với tiêu chuẩn, định mức diện tích công trình sự nghiệp </w:t>
      </w:r>
      <w:r w:rsidR="0042436C" w:rsidRPr="0010455D">
        <w:rPr>
          <w:rFonts w:ascii="Times New Roman" w:hAnsi="Times New Roman"/>
          <w:bCs/>
          <w:szCs w:val="28"/>
          <w:lang w:val="vi-VN"/>
          <w:rPrChange w:id="593" w:author="Ken Ben" w:date="2026-04-13T08:38:00Z">
            <w:rPr>
              <w:rFonts w:ascii="Times New Roman" w:hAnsi="Times New Roman"/>
              <w:bCs/>
              <w:color w:val="000000"/>
              <w:szCs w:val="28"/>
              <w:lang w:val="vi-VN"/>
            </w:rPr>
          </w:rPrChange>
        </w:rPr>
        <w:t xml:space="preserve">trong lĩnh vực y tế </w:t>
      </w:r>
      <w:r w:rsidR="00800CC6" w:rsidRPr="0010455D">
        <w:rPr>
          <w:rFonts w:ascii="Times New Roman" w:hAnsi="Times New Roman"/>
          <w:bCs/>
          <w:szCs w:val="28"/>
          <w:lang w:val="vi-VN"/>
          <w:rPrChange w:id="594" w:author="Ken Ben" w:date="2026-04-13T08:38:00Z">
            <w:rPr>
              <w:rFonts w:ascii="Times New Roman" w:hAnsi="Times New Roman"/>
              <w:bCs/>
              <w:color w:val="000000"/>
              <w:szCs w:val="28"/>
              <w:lang w:val="vi-VN"/>
            </w:rPr>
          </w:rPrChange>
        </w:rPr>
        <w:t xml:space="preserve">đã được cơ quan, người có thẩm quyền ban hành trước ngày </w:t>
      </w:r>
      <w:r w:rsidR="003F0D97" w:rsidRPr="0010455D">
        <w:rPr>
          <w:rFonts w:ascii="Times New Roman" w:hAnsi="Times New Roman"/>
          <w:bCs/>
          <w:szCs w:val="28"/>
          <w:lang w:val="vi-VN"/>
          <w:rPrChange w:id="595" w:author="Ken Ben" w:date="2026-04-13T08:38:00Z">
            <w:rPr>
              <w:rFonts w:ascii="Times New Roman" w:hAnsi="Times New Roman"/>
              <w:bCs/>
              <w:color w:val="000000"/>
              <w:szCs w:val="28"/>
              <w:lang w:val="vi-VN"/>
            </w:rPr>
          </w:rPrChange>
        </w:rPr>
        <w:t>Thô</w:t>
      </w:r>
      <w:r w:rsidR="00800CC6" w:rsidRPr="0010455D">
        <w:rPr>
          <w:rFonts w:ascii="Times New Roman" w:hAnsi="Times New Roman"/>
          <w:bCs/>
          <w:szCs w:val="28"/>
          <w:lang w:val="vi-VN"/>
          <w:rPrChange w:id="596" w:author="Ken Ben" w:date="2026-04-13T08:38:00Z">
            <w:rPr>
              <w:rFonts w:ascii="Times New Roman" w:hAnsi="Times New Roman"/>
              <w:bCs/>
              <w:color w:val="000000"/>
              <w:szCs w:val="28"/>
              <w:lang w:val="vi-VN"/>
            </w:rPr>
          </w:rPrChange>
        </w:rPr>
        <w:t xml:space="preserve">ng tư này có hiệu lực thi hành mà còn phù hợp thì tiếp tục thực hiện theo văn bản đã </w:t>
      </w:r>
      <w:r w:rsidR="00800CC6" w:rsidRPr="0010455D">
        <w:rPr>
          <w:rFonts w:ascii="Times New Roman" w:hAnsi="Times New Roman"/>
          <w:bCs/>
          <w:szCs w:val="28"/>
          <w:lang w:val="vi-VN"/>
          <w:rPrChange w:id="597" w:author="Ken Ben" w:date="2026-04-13T08:38:00Z">
            <w:rPr>
              <w:rFonts w:ascii="Times New Roman" w:hAnsi="Times New Roman"/>
              <w:bCs/>
              <w:color w:val="000000"/>
              <w:szCs w:val="28"/>
              <w:lang w:val="vi-VN"/>
            </w:rPr>
          </w:rPrChange>
        </w:rPr>
        <w:lastRenderedPageBreak/>
        <w:t>ban hành cho đến khi cơ quan, người có thẩm quyền quyết định tiêu chuẩn, định mức diện tích công trình sự nghiệp mới.</w:t>
      </w:r>
      <w:ins w:id="598" w:author="tran xuan hang" w:date="2026-04-10T15:49:00Z">
        <w:r w:rsidR="0014622A" w:rsidRPr="0010455D">
          <w:rPr>
            <w:rFonts w:ascii="Times New Roman" w:hAnsi="Times New Roman"/>
            <w:bCs/>
            <w:szCs w:val="28"/>
            <w:lang w:val="nl-NL"/>
            <w:rPrChange w:id="599" w:author="Ken Ben" w:date="2026-04-13T08:38:00Z">
              <w:rPr>
                <w:rFonts w:ascii="Times New Roman" w:hAnsi="Times New Roman"/>
                <w:bCs/>
                <w:color w:val="000000"/>
                <w:szCs w:val="28"/>
                <w:lang w:val="en-AU"/>
              </w:rPr>
            </w:rPrChange>
          </w:rPr>
          <w:t xml:space="preserve"> </w:t>
        </w:r>
        <w:r w:rsidR="0014622A" w:rsidRPr="0010455D">
          <w:rPr>
            <w:rFonts w:ascii="Times New Roman" w:hAnsi="Times New Roman"/>
            <w:bCs/>
            <w:szCs w:val="28"/>
            <w:lang w:val="nl-NL"/>
            <w:rPrChange w:id="600" w:author="Ken Ben" w:date="2026-04-13T08:38:00Z">
              <w:rPr>
                <w:rFonts w:ascii="Times New Roman" w:hAnsi="Times New Roman"/>
                <w:bCs/>
                <w:color w:val="000000"/>
                <w:szCs w:val="28"/>
              </w:rPr>
            </w:rPrChange>
          </w:rPr>
          <w:t>Trong trường hợp này, cơ quan, người có thẩm quyền có văn bản thông báo đến cơ quan, tổ chức, đơn vị thuộc phạm vi quản lý để thực hiện.</w:t>
        </w:r>
      </w:ins>
    </w:p>
    <w:p w14:paraId="627F844E" w14:textId="1C4BAE0D" w:rsidR="004A712C" w:rsidRPr="0010455D" w:rsidDel="00CE1EA4" w:rsidRDefault="00097275">
      <w:pPr>
        <w:pStyle w:val="ndieund"/>
        <w:spacing w:after="60" w:line="340" w:lineRule="exact"/>
        <w:rPr>
          <w:del w:id="601" w:author="Ken Ben" w:date="2026-04-10T13:40:00Z"/>
          <w:rFonts w:ascii="Times New Roman" w:hAnsi="Times New Roman"/>
          <w:bCs/>
          <w:szCs w:val="28"/>
          <w:lang w:val="vi-VN"/>
        </w:rPr>
        <w:pPrChange w:id="602" w:author="tran xuan hang" w:date="2026-04-10T16:10:00Z">
          <w:pPr>
            <w:pStyle w:val="ndieund"/>
            <w:spacing w:after="60" w:line="360" w:lineRule="exact"/>
          </w:pPr>
        </w:pPrChange>
      </w:pPr>
      <w:commentRangeStart w:id="603"/>
      <w:del w:id="604" w:author="Ken Ben" w:date="2026-04-10T13:40:00Z">
        <w:r w:rsidRPr="0010455D" w:rsidDel="00CE1EA4">
          <w:rPr>
            <w:bCs/>
            <w:szCs w:val="28"/>
            <w:lang w:val="vi-VN"/>
            <w:rPrChange w:id="605" w:author="Ken Ben" w:date="2026-04-13T08:38:00Z">
              <w:rPr>
                <w:bCs/>
                <w:color w:val="000000"/>
                <w:szCs w:val="28"/>
                <w:lang w:val="vi-VN"/>
              </w:rPr>
            </w:rPrChange>
          </w:rPr>
          <w:delText xml:space="preserve">3. </w:delText>
        </w:r>
        <w:r w:rsidR="004A712C" w:rsidRPr="0010455D" w:rsidDel="00CE1EA4">
          <w:rPr>
            <w:bCs/>
            <w:szCs w:val="28"/>
            <w:lang w:val="vi-VN"/>
            <w:rPrChange w:id="606" w:author="Ken Ben" w:date="2026-04-13T08:38:00Z">
              <w:rPr>
                <w:bCs/>
                <w:color w:val="000000"/>
                <w:szCs w:val="28"/>
                <w:lang w:val="vi-VN"/>
              </w:rPr>
            </w:rPrChange>
          </w:rPr>
          <w:delText>Đối với tiêu chuẩn, định mức diện tích công trình sự nghiệp trong lĩnh vực y tế</w:delText>
        </w:r>
        <w:r w:rsidR="004A712C" w:rsidRPr="0010455D" w:rsidDel="00CE1EA4">
          <w:rPr>
            <w:szCs w:val="28"/>
            <w:lang w:val="vi-VN"/>
            <w:rPrChange w:id="607" w:author="Ken Ben" w:date="2026-04-13T08:38:00Z">
              <w:rPr>
                <w:color w:val="000000"/>
                <w:szCs w:val="28"/>
                <w:lang w:val="vi-VN"/>
              </w:rPr>
            </w:rPrChange>
          </w:rPr>
          <w:delText xml:space="preserve"> </w:delText>
        </w:r>
        <w:r w:rsidR="004A712C" w:rsidRPr="0010455D" w:rsidDel="00CE1EA4">
          <w:rPr>
            <w:bCs/>
            <w:szCs w:val="28"/>
            <w:lang w:val="vi-VN"/>
            <w:rPrChange w:id="608" w:author="Ken Ben" w:date="2026-04-13T08:38:00Z">
              <w:rPr>
                <w:bCs/>
                <w:color w:val="000000"/>
                <w:szCs w:val="28"/>
                <w:lang w:val="vi-VN"/>
              </w:rPr>
            </w:rPrChange>
          </w:rPr>
          <w:delText xml:space="preserve">chưa được quy định cụ thể trong Thông tư này hoặc có </w:delText>
        </w:r>
        <w:r w:rsidR="00A70FAE" w:rsidRPr="0010455D" w:rsidDel="00CE1EA4">
          <w:rPr>
            <w:rFonts w:ascii="Times New Roman" w:hAnsi="Times New Roman"/>
            <w:bCs/>
            <w:szCs w:val="28"/>
          </w:rPr>
          <w:delText xml:space="preserve">yêu cầu </w:delText>
        </w:r>
        <w:r w:rsidR="004A712C" w:rsidRPr="0010455D" w:rsidDel="00CE1EA4">
          <w:rPr>
            <w:rFonts w:ascii="Times New Roman" w:hAnsi="Times New Roman"/>
            <w:bCs/>
            <w:szCs w:val="28"/>
            <w:lang w:val="vi-VN"/>
          </w:rPr>
          <w:delText>cao hơn để đảm bảo nhiệm vụ chuyên môn của cấp thẩm quyền giao, thì đơn vị </w:delText>
        </w:r>
        <w:r w:rsidR="004A712C" w:rsidRPr="0010455D" w:rsidDel="00CE1EA4">
          <w:rPr>
            <w:rFonts w:ascii="Times New Roman" w:hAnsi="Times New Roman"/>
            <w:szCs w:val="28"/>
            <w:lang w:val="vi-VN"/>
          </w:rPr>
          <w:delText>trình cơ quan, người có thẩm quyền</w:delText>
        </w:r>
        <w:r w:rsidR="004A712C" w:rsidRPr="0010455D" w:rsidDel="00CE1EA4">
          <w:rPr>
            <w:rFonts w:ascii="Times New Roman" w:hAnsi="Times New Roman"/>
            <w:bCs/>
            <w:szCs w:val="28"/>
            <w:lang w:val="vi-VN"/>
          </w:rPr>
          <w:delText> để xem xét</w:delText>
        </w:r>
        <w:r w:rsidR="00BE14FA" w:rsidRPr="0010455D" w:rsidDel="00CE1EA4">
          <w:rPr>
            <w:rFonts w:ascii="Times New Roman" w:hAnsi="Times New Roman"/>
            <w:bCs/>
            <w:szCs w:val="28"/>
          </w:rPr>
          <w:delText>,</w:delText>
        </w:r>
        <w:r w:rsidR="004A712C" w:rsidRPr="0010455D" w:rsidDel="00CE1EA4">
          <w:rPr>
            <w:rFonts w:ascii="Times New Roman" w:hAnsi="Times New Roman"/>
            <w:bCs/>
            <w:szCs w:val="28"/>
            <w:lang w:val="vi-VN"/>
          </w:rPr>
          <w:delText xml:space="preserve"> </w:delText>
        </w:r>
        <w:r w:rsidR="00A70FAE" w:rsidRPr="0010455D" w:rsidDel="00CE1EA4">
          <w:rPr>
            <w:rFonts w:ascii="Times New Roman" w:hAnsi="Times New Roman"/>
            <w:bCs/>
            <w:szCs w:val="28"/>
          </w:rPr>
          <w:delText xml:space="preserve">quyết định hoặc tự quyết định </w:delText>
        </w:r>
        <w:r w:rsidR="004A712C" w:rsidRPr="0010455D" w:rsidDel="00CE1EA4">
          <w:rPr>
            <w:rFonts w:ascii="Times New Roman" w:hAnsi="Times New Roman"/>
            <w:bCs/>
            <w:szCs w:val="28"/>
            <w:lang w:val="vi-VN"/>
          </w:rPr>
          <w:delText>theo phân cấp của cấp có thẩm quyền</w:delText>
        </w:r>
        <w:r w:rsidR="00A70FAE" w:rsidRPr="0010455D" w:rsidDel="00CE1EA4">
          <w:rPr>
            <w:rFonts w:ascii="Times New Roman" w:hAnsi="Times New Roman"/>
            <w:bCs/>
            <w:szCs w:val="28"/>
          </w:rPr>
          <w:delText xml:space="preserve"> và chịu trách nhiệm giải trình</w:delText>
        </w:r>
        <w:r w:rsidR="004A712C" w:rsidRPr="0010455D" w:rsidDel="00CE1EA4">
          <w:rPr>
            <w:rFonts w:ascii="Times New Roman" w:hAnsi="Times New Roman"/>
            <w:bCs/>
            <w:szCs w:val="28"/>
            <w:lang w:val="vi-VN"/>
          </w:rPr>
          <w:delText>.</w:delText>
        </w:r>
      </w:del>
      <w:commentRangeEnd w:id="603"/>
      <w:r w:rsidR="00CE1EA4" w:rsidRPr="0010455D">
        <w:rPr>
          <w:rStyle w:val="CommentReference"/>
          <w:rFonts w:ascii="Times New Roman" w:hAnsi="Times New Roman"/>
        </w:rPr>
        <w:commentReference w:id="603"/>
      </w:r>
    </w:p>
    <w:p w14:paraId="51037F4C" w14:textId="77777777" w:rsidR="00930878" w:rsidRPr="0010455D" w:rsidRDefault="00930878">
      <w:pPr>
        <w:pStyle w:val="BodyTextIndent3"/>
        <w:adjustRightInd w:val="0"/>
        <w:spacing w:after="60" w:line="340" w:lineRule="exact"/>
        <w:ind w:left="0" w:firstLine="720"/>
        <w:jc w:val="both"/>
        <w:rPr>
          <w:rFonts w:ascii="Times New Roman" w:hAnsi="Times New Roman"/>
          <w:b/>
          <w:sz w:val="28"/>
          <w:szCs w:val="28"/>
          <w:lang w:val="vi-VN"/>
          <w:rPrChange w:id="609" w:author="Ken Ben" w:date="2026-04-13T08:38:00Z">
            <w:rPr>
              <w:rFonts w:ascii="Times New Roman" w:hAnsi="Times New Roman"/>
              <w:b/>
              <w:color w:val="000000"/>
              <w:sz w:val="28"/>
              <w:szCs w:val="28"/>
              <w:lang w:val="vi-VN"/>
            </w:rPr>
          </w:rPrChange>
        </w:rPr>
        <w:pPrChange w:id="610" w:author="tran xuan hang" w:date="2026-04-10T16:10:00Z">
          <w:pPr>
            <w:pStyle w:val="BodyTextIndent3"/>
            <w:adjustRightInd w:val="0"/>
            <w:spacing w:after="60" w:line="360" w:lineRule="exact"/>
            <w:ind w:left="0" w:firstLine="720"/>
            <w:jc w:val="both"/>
          </w:pPr>
        </w:pPrChange>
      </w:pPr>
      <w:bookmarkStart w:id="611" w:name="dieu_5"/>
      <w:r w:rsidRPr="0010455D">
        <w:rPr>
          <w:rFonts w:ascii="Times New Roman" w:hAnsi="Times New Roman"/>
          <w:b/>
          <w:sz w:val="28"/>
          <w:szCs w:val="28"/>
          <w:lang w:val="vi-VN"/>
          <w:rPrChange w:id="612" w:author="Ken Ben" w:date="2026-04-13T08:38:00Z">
            <w:rPr>
              <w:rFonts w:ascii="Times New Roman" w:hAnsi="Times New Roman"/>
              <w:b/>
              <w:color w:val="000000"/>
              <w:sz w:val="28"/>
              <w:szCs w:val="28"/>
              <w:lang w:val="vi-VN"/>
            </w:rPr>
          </w:rPrChange>
        </w:rPr>
        <w:t xml:space="preserve">Điều 9. </w:t>
      </w:r>
      <w:bookmarkEnd w:id="611"/>
      <w:r w:rsidR="00566C56" w:rsidRPr="0010455D">
        <w:rPr>
          <w:rFonts w:ascii="Times New Roman" w:hAnsi="Times New Roman"/>
          <w:b/>
          <w:sz w:val="28"/>
          <w:szCs w:val="28"/>
          <w:lang w:val="vi-VN"/>
          <w:rPrChange w:id="613" w:author="Ken Ben" w:date="2026-04-13T08:38:00Z">
            <w:rPr>
              <w:rFonts w:ascii="Times New Roman" w:hAnsi="Times New Roman"/>
              <w:b/>
              <w:color w:val="000000"/>
              <w:sz w:val="28"/>
              <w:szCs w:val="28"/>
              <w:lang w:val="vi-VN"/>
            </w:rPr>
          </w:rPrChange>
        </w:rPr>
        <w:t>Tổ chức thực hiện</w:t>
      </w:r>
    </w:p>
    <w:p w14:paraId="0E377415" w14:textId="27725A41" w:rsidR="00566C56" w:rsidRPr="0010455D" w:rsidDel="001B0F9D" w:rsidRDefault="00954B19">
      <w:pPr>
        <w:pStyle w:val="ndieund"/>
        <w:spacing w:after="60" w:line="340" w:lineRule="exact"/>
        <w:rPr>
          <w:del w:id="614" w:author="Ken Ben" w:date="2026-04-10T13:45:00Z"/>
          <w:rFonts w:ascii="Times New Roman" w:hAnsi="Times New Roman"/>
          <w:szCs w:val="28"/>
          <w:lang w:val="vi-VN"/>
          <w:rPrChange w:id="615" w:author="Ken Ben" w:date="2026-04-13T08:38:00Z">
            <w:rPr>
              <w:del w:id="616" w:author="Ken Ben" w:date="2026-04-10T13:45:00Z"/>
              <w:rFonts w:ascii="Times New Roman" w:hAnsi="Times New Roman"/>
              <w:color w:val="000000"/>
              <w:szCs w:val="28"/>
              <w:lang w:val="vi-VN"/>
            </w:rPr>
          </w:rPrChange>
        </w:rPr>
        <w:pPrChange w:id="617" w:author="tran xuan hang" w:date="2026-04-10T16:10:00Z">
          <w:pPr>
            <w:pStyle w:val="ndieund"/>
            <w:spacing w:after="60" w:line="360" w:lineRule="exact"/>
          </w:pPr>
        </w:pPrChange>
      </w:pPr>
      <w:bookmarkStart w:id="618" w:name="_Hlk214541304"/>
      <w:bookmarkStart w:id="619" w:name="_Hlk214545339"/>
      <w:commentRangeStart w:id="620"/>
      <w:del w:id="621" w:author="Ken Ben" w:date="2026-04-10T13:45:00Z">
        <w:r w:rsidRPr="0010455D" w:rsidDel="001B0F9D">
          <w:rPr>
            <w:bCs/>
            <w:szCs w:val="28"/>
            <w:rPrChange w:id="622" w:author="Ken Ben" w:date="2026-04-13T08:38:00Z">
              <w:rPr>
                <w:bCs/>
                <w:color w:val="000000"/>
                <w:szCs w:val="28"/>
              </w:rPr>
            </w:rPrChange>
          </w:rPr>
          <w:delText xml:space="preserve">1. </w:delText>
        </w:r>
        <w:r w:rsidR="00566C56" w:rsidRPr="0010455D" w:rsidDel="001B0F9D">
          <w:rPr>
            <w:bCs/>
            <w:szCs w:val="28"/>
            <w:lang w:val="vi-VN"/>
            <w:rPrChange w:id="623" w:author="Ken Ben" w:date="2026-04-13T08:38:00Z">
              <w:rPr>
                <w:bCs/>
                <w:color w:val="000000"/>
                <w:szCs w:val="28"/>
                <w:lang w:val="vi-VN"/>
              </w:rPr>
            </w:rPrChange>
          </w:rPr>
          <w:delText xml:space="preserve">Trên cơ sở quy định hướng dẫn tại Thông tư này, và quy định tại điểm b, khoản 2 Điều 12 Nghị định số 155/2025/NĐ-CP </w:delText>
        </w:r>
        <w:r w:rsidR="00566C56" w:rsidRPr="0010455D" w:rsidDel="001B0F9D">
          <w:rPr>
            <w:szCs w:val="28"/>
            <w:lang w:val="vi-VN"/>
            <w:rPrChange w:id="624" w:author="Ken Ben" w:date="2026-04-13T08:38:00Z">
              <w:rPr>
                <w:color w:val="000000"/>
                <w:szCs w:val="28"/>
                <w:lang w:val="vi-VN"/>
              </w:rPr>
            </w:rPrChange>
          </w:rPr>
          <w:delText xml:space="preserve">ngày 16 tháng 6 năm 2025 của Chính phủ </w:delText>
        </w:r>
        <w:r w:rsidRPr="0010455D" w:rsidDel="001B0F9D">
          <w:rPr>
            <w:szCs w:val="28"/>
            <w:lang w:val="vi-VN"/>
            <w:rPrChange w:id="625" w:author="Ken Ben" w:date="2026-04-13T08:38:00Z">
              <w:rPr>
                <w:color w:val="000000"/>
                <w:szCs w:val="28"/>
                <w:lang w:val="vi-VN"/>
              </w:rPr>
            </w:rPrChange>
          </w:rPr>
          <w:delText>Quy định tiêu chuẩn, định mức sử dụng trụ sở làm việc, cơ sở hoạt động sự nghiệp</w:delText>
        </w:r>
        <w:r w:rsidR="00566C56" w:rsidRPr="0010455D" w:rsidDel="001B0F9D">
          <w:rPr>
            <w:bCs/>
            <w:szCs w:val="28"/>
            <w:lang w:val="vi-VN"/>
            <w:rPrChange w:id="626" w:author="Ken Ben" w:date="2026-04-13T08:38:00Z">
              <w:rPr>
                <w:bCs/>
                <w:color w:val="000000"/>
                <w:szCs w:val="28"/>
                <w:lang w:val="vi-VN"/>
              </w:rPr>
            </w:rPrChange>
          </w:rPr>
          <w:delText>, Bộ, cơ quan trung ương, Ủy ban nhân dân cấp tỉnh quyết định ban hành hoặc phân cấp thẩm quyền quyết định tiêu chuẩn định mức</w:delText>
        </w:r>
        <w:r w:rsidR="00566C56" w:rsidRPr="0010455D" w:rsidDel="001B0F9D">
          <w:rPr>
            <w:szCs w:val="28"/>
            <w:lang w:val="vi-VN"/>
            <w:rPrChange w:id="627" w:author="Ken Ben" w:date="2026-04-13T08:38:00Z">
              <w:rPr>
                <w:color w:val="000000"/>
                <w:szCs w:val="28"/>
                <w:lang w:val="vi-VN"/>
              </w:rPr>
            </w:rPrChange>
          </w:rPr>
          <w:delText xml:space="preserve"> diện tích công trình sự nghiệp trong lĩnh vực y tế đối với đơn vị thuộc phạm vi quản lý.</w:delText>
        </w:r>
      </w:del>
      <w:commentRangeEnd w:id="620"/>
      <w:r w:rsidR="001B0F9D" w:rsidRPr="0010455D">
        <w:rPr>
          <w:rStyle w:val="CommentReference"/>
          <w:rFonts w:ascii="Times New Roman" w:hAnsi="Times New Roman"/>
        </w:rPr>
        <w:commentReference w:id="620"/>
      </w:r>
    </w:p>
    <w:p w14:paraId="006D0B92" w14:textId="3D7D8568" w:rsidR="00524D60" w:rsidRPr="0010455D" w:rsidRDefault="00524D60">
      <w:pPr>
        <w:pStyle w:val="ndieund"/>
        <w:spacing w:after="60" w:line="340" w:lineRule="exact"/>
        <w:rPr>
          <w:rFonts w:ascii="Times New Roman" w:hAnsi="Times New Roman"/>
          <w:bCs/>
          <w:szCs w:val="28"/>
          <w:lang w:val="vi-VN"/>
          <w:rPrChange w:id="628" w:author="Ken Ben" w:date="2026-04-13T08:38:00Z">
            <w:rPr>
              <w:rFonts w:ascii="Times New Roman" w:hAnsi="Times New Roman"/>
              <w:bCs/>
              <w:color w:val="000000"/>
              <w:szCs w:val="28"/>
              <w:lang w:val="vi-VN"/>
            </w:rPr>
          </w:rPrChange>
        </w:rPr>
        <w:pPrChange w:id="629" w:author="tran xuan hang" w:date="2026-04-10T16:10:00Z">
          <w:pPr>
            <w:pStyle w:val="ndieund"/>
            <w:spacing w:after="60" w:line="360" w:lineRule="exact"/>
          </w:pPr>
        </w:pPrChange>
      </w:pPr>
      <w:del w:id="630" w:author="Ken Ben" w:date="2026-04-10T13:45:00Z">
        <w:r w:rsidRPr="0010455D" w:rsidDel="001B0F9D">
          <w:rPr>
            <w:rFonts w:ascii="Times New Roman" w:hAnsi="Times New Roman"/>
            <w:bCs/>
            <w:szCs w:val="28"/>
            <w:lang w:val="vi-VN"/>
            <w:rPrChange w:id="631" w:author="Ken Ben" w:date="2026-04-13T08:38:00Z">
              <w:rPr>
                <w:rFonts w:ascii="Times New Roman" w:hAnsi="Times New Roman"/>
                <w:bCs/>
                <w:color w:val="000000"/>
                <w:szCs w:val="28"/>
                <w:lang w:val="vi-VN"/>
              </w:rPr>
            </w:rPrChange>
          </w:rPr>
          <w:delText>2</w:delText>
        </w:r>
      </w:del>
      <w:ins w:id="632" w:author="Ken Ben" w:date="2026-04-10T13:45:00Z">
        <w:r w:rsidR="001B0F9D" w:rsidRPr="0010455D">
          <w:rPr>
            <w:rFonts w:ascii="Times New Roman" w:hAnsi="Times New Roman"/>
            <w:bCs/>
            <w:szCs w:val="28"/>
            <w:lang w:val="vi-VN"/>
            <w:rPrChange w:id="633" w:author="Ken Ben" w:date="2026-04-13T08:38:00Z">
              <w:rPr>
                <w:rFonts w:ascii="Times New Roman" w:hAnsi="Times New Roman"/>
                <w:bCs/>
                <w:color w:val="000000"/>
                <w:szCs w:val="28"/>
              </w:rPr>
            </w:rPrChange>
          </w:rPr>
          <w:t>1</w:t>
        </w:r>
      </w:ins>
      <w:r w:rsidRPr="0010455D">
        <w:rPr>
          <w:rFonts w:ascii="Times New Roman" w:hAnsi="Times New Roman"/>
          <w:bCs/>
          <w:szCs w:val="28"/>
          <w:lang w:val="vi-VN"/>
          <w:rPrChange w:id="634" w:author="Ken Ben" w:date="2026-04-13T08:38:00Z">
            <w:rPr>
              <w:rFonts w:ascii="Times New Roman" w:hAnsi="Times New Roman"/>
              <w:bCs/>
              <w:color w:val="000000"/>
              <w:szCs w:val="28"/>
              <w:lang w:val="vi-VN"/>
            </w:rPr>
          </w:rPrChange>
        </w:rPr>
        <w:t>. Chánh Văn phòng Bộ, Vụ trưởng, Cục trưởng các Vụ, Cục thuộc Bộ Y tế, Thủ trưởng các đơn vị trực thuộc Bộ Y tế; Thủ trưởng các đơn vị và các tổ chức, cá nhân có liên quan chịu trách nhiệm thi hành Thông tư này.</w:t>
      </w:r>
    </w:p>
    <w:bookmarkEnd w:id="618"/>
    <w:bookmarkEnd w:id="619"/>
    <w:p w14:paraId="72618D85" w14:textId="45A6B8B0" w:rsidR="00233212" w:rsidRPr="0010455D" w:rsidRDefault="00C952E6">
      <w:pPr>
        <w:pStyle w:val="ndieund"/>
        <w:spacing w:after="240" w:line="340" w:lineRule="exact"/>
        <w:rPr>
          <w:rFonts w:ascii="Times New Roman" w:hAnsi="Times New Roman"/>
          <w:bCs/>
          <w:szCs w:val="28"/>
          <w:lang w:val="vi-VN"/>
          <w:rPrChange w:id="635" w:author="Ken Ben" w:date="2026-04-13T08:38:00Z">
            <w:rPr>
              <w:rFonts w:ascii="Times New Roman" w:hAnsi="Times New Roman"/>
              <w:bCs/>
              <w:color w:val="000000"/>
              <w:szCs w:val="28"/>
              <w:lang w:val="vi-VN"/>
            </w:rPr>
          </w:rPrChange>
        </w:rPr>
        <w:pPrChange w:id="636" w:author="tran xuan hang" w:date="2026-04-10T16:10:00Z">
          <w:pPr>
            <w:pStyle w:val="ndieund"/>
            <w:spacing w:after="240" w:line="360" w:lineRule="exact"/>
          </w:pPr>
        </w:pPrChange>
      </w:pPr>
      <w:del w:id="637" w:author="Ken Ben" w:date="2026-04-10T13:45:00Z">
        <w:r w:rsidRPr="0010455D" w:rsidDel="001B0F9D">
          <w:rPr>
            <w:rFonts w:ascii="Times New Roman" w:hAnsi="Times New Roman"/>
            <w:bCs/>
            <w:szCs w:val="28"/>
            <w:lang w:val="vi-VN"/>
            <w:rPrChange w:id="638" w:author="Ken Ben" w:date="2026-04-13T08:38:00Z">
              <w:rPr>
                <w:rFonts w:ascii="Times New Roman" w:hAnsi="Times New Roman"/>
                <w:bCs/>
                <w:color w:val="000000"/>
                <w:szCs w:val="28"/>
              </w:rPr>
            </w:rPrChange>
          </w:rPr>
          <w:delText>3</w:delText>
        </w:r>
      </w:del>
      <w:ins w:id="639" w:author="Ken Ben" w:date="2026-04-10T13:45:00Z">
        <w:r w:rsidR="001B0F9D" w:rsidRPr="0010455D">
          <w:rPr>
            <w:rFonts w:ascii="Times New Roman" w:hAnsi="Times New Roman"/>
            <w:bCs/>
            <w:szCs w:val="28"/>
            <w:lang w:val="vi-VN"/>
            <w:rPrChange w:id="640" w:author="Ken Ben" w:date="2026-04-13T08:38:00Z">
              <w:rPr>
                <w:rFonts w:ascii="Times New Roman" w:hAnsi="Times New Roman"/>
                <w:bCs/>
                <w:color w:val="000000"/>
                <w:szCs w:val="28"/>
              </w:rPr>
            </w:rPrChange>
          </w:rPr>
          <w:t>2</w:t>
        </w:r>
      </w:ins>
      <w:r w:rsidRPr="0010455D">
        <w:rPr>
          <w:rFonts w:ascii="Times New Roman" w:hAnsi="Times New Roman"/>
          <w:bCs/>
          <w:szCs w:val="28"/>
          <w:lang w:val="vi-VN"/>
          <w:rPrChange w:id="641" w:author="Ken Ben" w:date="2026-04-13T08:38:00Z">
            <w:rPr>
              <w:rFonts w:ascii="Times New Roman" w:hAnsi="Times New Roman"/>
              <w:bCs/>
              <w:color w:val="000000"/>
              <w:szCs w:val="28"/>
            </w:rPr>
          </w:rPrChange>
        </w:rPr>
        <w:t xml:space="preserve">. </w:t>
      </w:r>
      <w:r w:rsidR="00277F13" w:rsidRPr="0010455D">
        <w:rPr>
          <w:rFonts w:ascii="Times New Roman" w:hAnsi="Times New Roman"/>
          <w:bCs/>
          <w:szCs w:val="28"/>
          <w:lang w:val="vi-VN"/>
          <w:rPrChange w:id="642" w:author="Ken Ben" w:date="2026-04-13T08:38:00Z">
            <w:rPr>
              <w:rFonts w:ascii="Times New Roman" w:hAnsi="Times New Roman"/>
              <w:bCs/>
              <w:color w:val="000000"/>
              <w:szCs w:val="28"/>
              <w:lang w:val="vi-VN"/>
            </w:rPr>
          </w:rPrChange>
        </w:rPr>
        <w:t xml:space="preserve">Trong quá trình thực hiện nếu có khó khăn, vướng mắc, các cơ quan, tổ chức, cá nhân phản ánh về Bộ Y tế </w:t>
      </w:r>
      <w:ins w:id="643" w:author="tran xuan hang" w:date="2026-04-10T16:05:00Z">
        <w:r w:rsidR="00970EEB" w:rsidRPr="0010455D">
          <w:rPr>
            <w:rFonts w:ascii="Times New Roman" w:hAnsi="Times New Roman"/>
            <w:bCs/>
            <w:szCs w:val="28"/>
            <w:lang w:val="vi-VN"/>
            <w:rPrChange w:id="644" w:author="Ken Ben" w:date="2026-04-13T08:38:00Z">
              <w:rPr>
                <w:rFonts w:ascii="Times New Roman" w:hAnsi="Times New Roman"/>
                <w:bCs/>
                <w:color w:val="000000"/>
                <w:szCs w:val="28"/>
                <w:lang w:val="en-AU"/>
              </w:rPr>
            </w:rPrChange>
          </w:rPr>
          <w:t>(Cục Hạ tầng và Thiết bị y tế</w:t>
        </w:r>
      </w:ins>
      <w:ins w:id="645" w:author="tran xuan hang" w:date="2026-04-10T16:06:00Z">
        <w:r w:rsidR="00970EEB" w:rsidRPr="0010455D">
          <w:rPr>
            <w:rFonts w:ascii="Times New Roman" w:hAnsi="Times New Roman"/>
            <w:bCs/>
            <w:szCs w:val="28"/>
            <w:lang w:val="vi-VN"/>
            <w:rPrChange w:id="646" w:author="Ken Ben" w:date="2026-04-13T08:38:00Z">
              <w:rPr>
                <w:rFonts w:ascii="Times New Roman" w:hAnsi="Times New Roman"/>
                <w:bCs/>
                <w:color w:val="000000"/>
                <w:szCs w:val="28"/>
                <w:lang w:val="en-AU"/>
              </w:rPr>
            </w:rPrChange>
          </w:rPr>
          <w:t xml:space="preserve">) </w:t>
        </w:r>
      </w:ins>
      <w:r w:rsidR="00277F13" w:rsidRPr="0010455D">
        <w:rPr>
          <w:rFonts w:ascii="Times New Roman" w:hAnsi="Times New Roman"/>
          <w:bCs/>
          <w:szCs w:val="28"/>
          <w:lang w:val="vi-VN"/>
          <w:rPrChange w:id="647" w:author="Ken Ben" w:date="2026-04-13T08:38:00Z">
            <w:rPr>
              <w:rFonts w:ascii="Times New Roman" w:hAnsi="Times New Roman"/>
              <w:bCs/>
              <w:color w:val="000000"/>
              <w:szCs w:val="28"/>
              <w:lang w:val="vi-VN"/>
            </w:rPr>
          </w:rPrChange>
        </w:rPr>
        <w:t xml:space="preserve">để </w:t>
      </w:r>
      <w:r w:rsidR="00490640" w:rsidRPr="0010455D">
        <w:rPr>
          <w:rFonts w:ascii="Times New Roman" w:hAnsi="Times New Roman"/>
          <w:bCs/>
          <w:szCs w:val="28"/>
          <w:lang w:val="vi-VN"/>
          <w:rPrChange w:id="648" w:author="Ken Ben" w:date="2026-04-13T08:38:00Z">
            <w:rPr>
              <w:rFonts w:ascii="Times New Roman" w:hAnsi="Times New Roman"/>
              <w:bCs/>
              <w:color w:val="000000"/>
              <w:szCs w:val="28"/>
              <w:lang w:val="vi-VN"/>
            </w:rPr>
          </w:rPrChange>
        </w:rPr>
        <w:t>hướng dẫn</w:t>
      </w:r>
      <w:r w:rsidR="00277F13" w:rsidRPr="0010455D">
        <w:rPr>
          <w:rFonts w:ascii="Times New Roman" w:hAnsi="Times New Roman"/>
          <w:bCs/>
          <w:szCs w:val="28"/>
          <w:lang w:val="vi-VN"/>
          <w:rPrChange w:id="649" w:author="Ken Ben" w:date="2026-04-13T08:38:00Z">
            <w:rPr>
              <w:rFonts w:ascii="Times New Roman" w:hAnsi="Times New Roman"/>
              <w:bCs/>
              <w:color w:val="000000"/>
              <w:szCs w:val="28"/>
              <w:lang w:val="vi-VN"/>
            </w:rPr>
          </w:rPrChange>
        </w:rPr>
        <w:t>, giải quyết./.</w:t>
      </w:r>
    </w:p>
    <w:tbl>
      <w:tblPr>
        <w:tblW w:w="9355" w:type="dxa"/>
        <w:tblCellMar>
          <w:left w:w="57" w:type="dxa"/>
          <w:right w:w="57" w:type="dxa"/>
        </w:tblCellMar>
        <w:tblLook w:val="04A0" w:firstRow="1" w:lastRow="0" w:firstColumn="1" w:lastColumn="0" w:noHBand="0" w:noVBand="1"/>
      </w:tblPr>
      <w:tblGrid>
        <w:gridCol w:w="5812"/>
        <w:gridCol w:w="3543"/>
      </w:tblGrid>
      <w:tr w:rsidR="0010455D" w:rsidRPr="0010455D" w14:paraId="049820FB" w14:textId="77777777" w:rsidTr="00880C63">
        <w:trPr>
          <w:trHeight w:val="3134"/>
        </w:trPr>
        <w:tc>
          <w:tcPr>
            <w:tcW w:w="5812" w:type="dxa"/>
          </w:tcPr>
          <w:p w14:paraId="5E66D1E3" w14:textId="011A4312" w:rsidR="008A3E82" w:rsidRPr="0010455D" w:rsidDel="00970EEB" w:rsidRDefault="008A3E82" w:rsidP="008A3E82">
            <w:pPr>
              <w:pStyle w:val="ndieund"/>
              <w:spacing w:after="0"/>
              <w:ind w:firstLine="0"/>
              <w:jc w:val="left"/>
              <w:rPr>
                <w:del w:id="650" w:author="tran xuan hang" w:date="2026-04-10T16:06:00Z"/>
                <w:rFonts w:ascii="Times New Roman" w:hAnsi="Times New Roman"/>
                <w:b/>
                <w:bCs/>
                <w:i/>
                <w:iCs/>
                <w:sz w:val="20"/>
                <w:lang w:val="vi-VN"/>
                <w:rPrChange w:id="651" w:author="Ken Ben" w:date="2026-04-13T08:38:00Z">
                  <w:rPr>
                    <w:del w:id="652" w:author="tran xuan hang" w:date="2026-04-10T16:06:00Z"/>
                    <w:rFonts w:ascii="Times New Roman" w:hAnsi="Times New Roman"/>
                    <w:b/>
                    <w:bCs/>
                    <w:i/>
                    <w:iCs/>
                    <w:color w:val="000000"/>
                    <w:sz w:val="20"/>
                  </w:rPr>
                </w:rPrChange>
              </w:rPr>
            </w:pPr>
          </w:p>
          <w:p w14:paraId="237F0AF9" w14:textId="1E31250B" w:rsidR="00B425A8" w:rsidRPr="0010455D" w:rsidRDefault="00B425A8" w:rsidP="008A3E82">
            <w:pPr>
              <w:pStyle w:val="ndieund"/>
              <w:spacing w:after="0"/>
              <w:ind w:firstLine="0"/>
              <w:jc w:val="left"/>
              <w:rPr>
                <w:rFonts w:ascii="Times New Roman" w:hAnsi="Times New Roman"/>
                <w:sz w:val="22"/>
                <w:szCs w:val="22"/>
                <w:lang w:val="vi-VN"/>
                <w:rPrChange w:id="653" w:author="Ken Ben" w:date="2026-04-13T08:38:00Z">
                  <w:rPr>
                    <w:rFonts w:ascii="Times New Roman" w:hAnsi="Times New Roman"/>
                    <w:color w:val="000000"/>
                    <w:sz w:val="22"/>
                    <w:szCs w:val="22"/>
                  </w:rPr>
                </w:rPrChange>
              </w:rPr>
            </w:pPr>
            <w:r w:rsidRPr="0010455D">
              <w:rPr>
                <w:rFonts w:ascii="Times New Roman" w:hAnsi="Times New Roman"/>
                <w:b/>
                <w:bCs/>
                <w:i/>
                <w:iCs/>
                <w:sz w:val="24"/>
                <w:lang w:val="vi-VN"/>
                <w:rPrChange w:id="654" w:author="Ken Ben" w:date="2026-04-13T08:38:00Z">
                  <w:rPr>
                    <w:rFonts w:ascii="Times New Roman" w:hAnsi="Times New Roman"/>
                    <w:b/>
                    <w:bCs/>
                    <w:i/>
                    <w:iCs/>
                    <w:color w:val="000000"/>
                    <w:sz w:val="24"/>
                  </w:rPr>
                </w:rPrChange>
              </w:rPr>
              <w:t>Nơi nhận:</w:t>
            </w:r>
            <w:r w:rsidRPr="0010455D">
              <w:rPr>
                <w:rFonts w:ascii="Times New Roman" w:hAnsi="Times New Roman"/>
                <w:b/>
                <w:bCs/>
                <w:i/>
                <w:iCs/>
                <w:sz w:val="24"/>
                <w:lang w:val="vi-VN"/>
                <w:rPrChange w:id="655" w:author="Ken Ben" w:date="2026-04-13T08:38:00Z">
                  <w:rPr>
                    <w:rFonts w:ascii="Times New Roman" w:hAnsi="Times New Roman"/>
                    <w:b/>
                    <w:bCs/>
                    <w:i/>
                    <w:iCs/>
                    <w:color w:val="000000"/>
                    <w:sz w:val="24"/>
                  </w:rPr>
                </w:rPrChange>
              </w:rPr>
              <w:br/>
            </w:r>
            <w:r w:rsidRPr="0010455D">
              <w:rPr>
                <w:rFonts w:ascii="Times New Roman" w:hAnsi="Times New Roman"/>
                <w:sz w:val="22"/>
                <w:szCs w:val="22"/>
                <w:lang w:val="vi-VN"/>
                <w:rPrChange w:id="656" w:author="Ken Ben" w:date="2026-04-13T08:38:00Z">
                  <w:rPr>
                    <w:rFonts w:ascii="Times New Roman" w:hAnsi="Times New Roman"/>
                    <w:color w:val="000000"/>
                    <w:sz w:val="22"/>
                    <w:szCs w:val="22"/>
                  </w:rPr>
                </w:rPrChange>
              </w:rPr>
              <w:t>- Ban Bí thư Trung ương Đảng;</w:t>
            </w:r>
          </w:p>
          <w:p w14:paraId="5BD4C7CD" w14:textId="77777777" w:rsidR="00B425A8" w:rsidRPr="0010455D" w:rsidRDefault="00B425A8" w:rsidP="008A3E82">
            <w:pPr>
              <w:pStyle w:val="ndieund"/>
              <w:spacing w:after="0"/>
              <w:ind w:firstLine="0"/>
              <w:jc w:val="left"/>
              <w:rPr>
                <w:rFonts w:ascii="Times New Roman" w:hAnsi="Times New Roman"/>
                <w:sz w:val="22"/>
                <w:szCs w:val="22"/>
                <w:lang w:val="vi-VN"/>
                <w:rPrChange w:id="657" w:author="Ken Ben" w:date="2026-04-13T08:38:00Z">
                  <w:rPr>
                    <w:rFonts w:ascii="Times New Roman" w:hAnsi="Times New Roman"/>
                    <w:color w:val="000000"/>
                    <w:sz w:val="22"/>
                    <w:szCs w:val="22"/>
                  </w:rPr>
                </w:rPrChange>
              </w:rPr>
            </w:pPr>
            <w:r w:rsidRPr="0010455D">
              <w:rPr>
                <w:rFonts w:ascii="Times New Roman" w:hAnsi="Times New Roman"/>
                <w:sz w:val="22"/>
                <w:szCs w:val="22"/>
                <w:lang w:val="vi-VN"/>
                <w:rPrChange w:id="658" w:author="Ken Ben" w:date="2026-04-13T08:38:00Z">
                  <w:rPr>
                    <w:rFonts w:ascii="Times New Roman" w:hAnsi="Times New Roman"/>
                    <w:color w:val="000000"/>
                    <w:sz w:val="22"/>
                    <w:szCs w:val="22"/>
                  </w:rPr>
                </w:rPrChange>
              </w:rPr>
              <w:t>- Thủ tướng, các Phó Thủ tướng Chính phủ;</w:t>
            </w:r>
          </w:p>
          <w:p w14:paraId="0D01D90B" w14:textId="77777777" w:rsidR="00B425A8" w:rsidRPr="0010455D" w:rsidRDefault="00B425A8" w:rsidP="008A3E82">
            <w:pPr>
              <w:pStyle w:val="ndieund"/>
              <w:spacing w:after="0"/>
              <w:ind w:firstLine="0"/>
              <w:jc w:val="left"/>
              <w:rPr>
                <w:rFonts w:ascii="Times New Roman" w:hAnsi="Times New Roman"/>
                <w:sz w:val="22"/>
                <w:szCs w:val="22"/>
                <w:lang w:val="vi-VN"/>
                <w:rPrChange w:id="659" w:author="Ken Ben" w:date="2026-04-13T08:38:00Z">
                  <w:rPr>
                    <w:rFonts w:ascii="Times New Roman" w:hAnsi="Times New Roman"/>
                    <w:color w:val="000000"/>
                    <w:sz w:val="22"/>
                    <w:szCs w:val="22"/>
                  </w:rPr>
                </w:rPrChange>
              </w:rPr>
            </w:pPr>
            <w:r w:rsidRPr="0010455D">
              <w:rPr>
                <w:rFonts w:ascii="Times New Roman" w:hAnsi="Times New Roman"/>
                <w:sz w:val="22"/>
                <w:szCs w:val="22"/>
                <w:lang w:val="vi-VN"/>
                <w:rPrChange w:id="660" w:author="Ken Ben" w:date="2026-04-13T08:38:00Z">
                  <w:rPr>
                    <w:rFonts w:ascii="Times New Roman" w:hAnsi="Times New Roman"/>
                    <w:color w:val="000000"/>
                    <w:sz w:val="22"/>
                    <w:szCs w:val="22"/>
                  </w:rPr>
                </w:rPrChange>
              </w:rPr>
              <w:t xml:space="preserve">- Các </w:t>
            </w:r>
            <w:r w:rsidR="00BE14FA" w:rsidRPr="0010455D">
              <w:rPr>
                <w:rFonts w:ascii="Times New Roman" w:hAnsi="Times New Roman"/>
                <w:sz w:val="22"/>
                <w:szCs w:val="22"/>
                <w:lang w:val="vi-VN"/>
                <w:rPrChange w:id="661" w:author="Ken Ben" w:date="2026-04-13T08:38:00Z">
                  <w:rPr>
                    <w:rFonts w:ascii="Times New Roman" w:hAnsi="Times New Roman"/>
                    <w:color w:val="000000"/>
                    <w:sz w:val="22"/>
                    <w:szCs w:val="22"/>
                  </w:rPr>
                </w:rPrChange>
              </w:rPr>
              <w:t>B</w:t>
            </w:r>
            <w:r w:rsidRPr="0010455D">
              <w:rPr>
                <w:rFonts w:ascii="Times New Roman" w:hAnsi="Times New Roman"/>
                <w:sz w:val="22"/>
                <w:szCs w:val="22"/>
                <w:lang w:val="vi-VN"/>
                <w:rPrChange w:id="662" w:author="Ken Ben" w:date="2026-04-13T08:38:00Z">
                  <w:rPr>
                    <w:rFonts w:ascii="Times New Roman" w:hAnsi="Times New Roman"/>
                    <w:color w:val="000000"/>
                    <w:sz w:val="22"/>
                    <w:szCs w:val="22"/>
                  </w:rPr>
                </w:rPrChange>
              </w:rPr>
              <w:t xml:space="preserve">ộ, </w:t>
            </w:r>
            <w:r w:rsidR="00BE14FA" w:rsidRPr="0010455D">
              <w:rPr>
                <w:rFonts w:ascii="Times New Roman" w:hAnsi="Times New Roman"/>
                <w:sz w:val="22"/>
                <w:szCs w:val="22"/>
                <w:lang w:val="vi-VN"/>
                <w:rPrChange w:id="663" w:author="Ken Ben" w:date="2026-04-13T08:38:00Z">
                  <w:rPr>
                    <w:rFonts w:ascii="Times New Roman" w:hAnsi="Times New Roman"/>
                    <w:color w:val="000000"/>
                    <w:sz w:val="22"/>
                    <w:szCs w:val="22"/>
                  </w:rPr>
                </w:rPrChange>
              </w:rPr>
              <w:t>C</w:t>
            </w:r>
            <w:r w:rsidRPr="0010455D">
              <w:rPr>
                <w:rFonts w:ascii="Times New Roman" w:hAnsi="Times New Roman"/>
                <w:sz w:val="22"/>
                <w:szCs w:val="22"/>
                <w:lang w:val="vi-VN"/>
                <w:rPrChange w:id="664" w:author="Ken Ben" w:date="2026-04-13T08:38:00Z">
                  <w:rPr>
                    <w:rFonts w:ascii="Times New Roman" w:hAnsi="Times New Roman"/>
                    <w:color w:val="000000"/>
                    <w:sz w:val="22"/>
                    <w:szCs w:val="22"/>
                  </w:rPr>
                </w:rPrChange>
              </w:rPr>
              <w:t xml:space="preserve">ơ quan ngang </w:t>
            </w:r>
            <w:r w:rsidR="00BE14FA" w:rsidRPr="0010455D">
              <w:rPr>
                <w:rFonts w:ascii="Times New Roman" w:hAnsi="Times New Roman"/>
                <w:sz w:val="22"/>
                <w:szCs w:val="22"/>
                <w:lang w:val="vi-VN"/>
                <w:rPrChange w:id="665" w:author="Ken Ben" w:date="2026-04-13T08:38:00Z">
                  <w:rPr>
                    <w:rFonts w:ascii="Times New Roman" w:hAnsi="Times New Roman"/>
                    <w:color w:val="000000"/>
                    <w:sz w:val="22"/>
                    <w:szCs w:val="22"/>
                  </w:rPr>
                </w:rPrChange>
              </w:rPr>
              <w:t>B</w:t>
            </w:r>
            <w:r w:rsidRPr="0010455D">
              <w:rPr>
                <w:rFonts w:ascii="Times New Roman" w:hAnsi="Times New Roman"/>
                <w:sz w:val="22"/>
                <w:szCs w:val="22"/>
                <w:lang w:val="vi-VN"/>
                <w:rPrChange w:id="666" w:author="Ken Ben" w:date="2026-04-13T08:38:00Z">
                  <w:rPr>
                    <w:rFonts w:ascii="Times New Roman" w:hAnsi="Times New Roman"/>
                    <w:color w:val="000000"/>
                    <w:sz w:val="22"/>
                    <w:szCs w:val="22"/>
                  </w:rPr>
                </w:rPrChange>
              </w:rPr>
              <w:t xml:space="preserve">ộ, </w:t>
            </w:r>
            <w:r w:rsidR="00BE14FA" w:rsidRPr="0010455D">
              <w:rPr>
                <w:rFonts w:ascii="Times New Roman" w:hAnsi="Times New Roman"/>
                <w:sz w:val="22"/>
                <w:szCs w:val="22"/>
                <w:lang w:val="vi-VN"/>
                <w:rPrChange w:id="667" w:author="Ken Ben" w:date="2026-04-13T08:38:00Z">
                  <w:rPr>
                    <w:rFonts w:ascii="Times New Roman" w:hAnsi="Times New Roman"/>
                    <w:color w:val="000000"/>
                    <w:sz w:val="22"/>
                    <w:szCs w:val="22"/>
                  </w:rPr>
                </w:rPrChange>
              </w:rPr>
              <w:t>C</w:t>
            </w:r>
            <w:r w:rsidRPr="0010455D">
              <w:rPr>
                <w:rFonts w:ascii="Times New Roman" w:hAnsi="Times New Roman"/>
                <w:sz w:val="22"/>
                <w:szCs w:val="22"/>
                <w:lang w:val="vi-VN"/>
                <w:rPrChange w:id="668" w:author="Ken Ben" w:date="2026-04-13T08:38:00Z">
                  <w:rPr>
                    <w:rFonts w:ascii="Times New Roman" w:hAnsi="Times New Roman"/>
                    <w:color w:val="000000"/>
                    <w:sz w:val="22"/>
                    <w:szCs w:val="22"/>
                  </w:rPr>
                </w:rPrChange>
              </w:rPr>
              <w:t>ơ quan thuộc Chính phủ;</w:t>
            </w:r>
          </w:p>
          <w:p w14:paraId="1AF03F1C" w14:textId="77777777" w:rsidR="00B425A8" w:rsidRPr="0010455D" w:rsidRDefault="00B425A8" w:rsidP="008A3E82">
            <w:pPr>
              <w:pStyle w:val="ndieund"/>
              <w:spacing w:after="0"/>
              <w:ind w:firstLine="0"/>
              <w:jc w:val="left"/>
              <w:rPr>
                <w:rFonts w:ascii="Times New Roman" w:hAnsi="Times New Roman"/>
                <w:sz w:val="22"/>
                <w:szCs w:val="22"/>
                <w:lang w:val="vi-VN"/>
                <w:rPrChange w:id="669" w:author="Ken Ben" w:date="2026-04-13T08:38:00Z">
                  <w:rPr>
                    <w:rFonts w:ascii="Times New Roman" w:hAnsi="Times New Roman"/>
                    <w:color w:val="000000"/>
                    <w:sz w:val="22"/>
                    <w:szCs w:val="22"/>
                  </w:rPr>
                </w:rPrChange>
              </w:rPr>
            </w:pPr>
            <w:r w:rsidRPr="0010455D">
              <w:rPr>
                <w:rFonts w:ascii="Times New Roman" w:hAnsi="Times New Roman"/>
                <w:sz w:val="22"/>
                <w:szCs w:val="22"/>
                <w:lang w:val="vi-VN"/>
                <w:rPrChange w:id="670" w:author="Ken Ben" w:date="2026-04-13T08:38:00Z">
                  <w:rPr>
                    <w:rFonts w:ascii="Times New Roman" w:hAnsi="Times New Roman"/>
                    <w:color w:val="000000"/>
                    <w:sz w:val="22"/>
                    <w:szCs w:val="22"/>
                  </w:rPr>
                </w:rPrChange>
              </w:rPr>
              <w:t>- HĐND, UBND các tỉnh, thành phố trực thuộc Trung ương;</w:t>
            </w:r>
          </w:p>
          <w:p w14:paraId="0DB1CCEC" w14:textId="77777777" w:rsidR="00B425A8" w:rsidRPr="0010455D" w:rsidRDefault="00B425A8" w:rsidP="008A3E82">
            <w:pPr>
              <w:pStyle w:val="ndieund"/>
              <w:spacing w:after="0"/>
              <w:ind w:firstLine="0"/>
              <w:jc w:val="left"/>
              <w:rPr>
                <w:rFonts w:ascii="Times New Roman" w:hAnsi="Times New Roman"/>
                <w:sz w:val="22"/>
                <w:szCs w:val="22"/>
                <w:lang w:val="vi-VN"/>
                <w:rPrChange w:id="671" w:author="Ken Ben" w:date="2026-04-13T08:38:00Z">
                  <w:rPr>
                    <w:rFonts w:ascii="Times New Roman" w:hAnsi="Times New Roman"/>
                    <w:color w:val="000000"/>
                    <w:sz w:val="22"/>
                    <w:szCs w:val="22"/>
                  </w:rPr>
                </w:rPrChange>
              </w:rPr>
            </w:pPr>
            <w:r w:rsidRPr="0010455D">
              <w:rPr>
                <w:rFonts w:ascii="Times New Roman" w:hAnsi="Times New Roman"/>
                <w:sz w:val="22"/>
                <w:szCs w:val="22"/>
                <w:lang w:val="vi-VN"/>
                <w:rPrChange w:id="672" w:author="Ken Ben" w:date="2026-04-13T08:38:00Z">
                  <w:rPr>
                    <w:rFonts w:ascii="Times New Roman" w:hAnsi="Times New Roman"/>
                    <w:color w:val="000000"/>
                    <w:sz w:val="22"/>
                    <w:szCs w:val="22"/>
                  </w:rPr>
                </w:rPrChange>
              </w:rPr>
              <w:t>- Văn phòng Trung ương và các Ban của Đảng;</w:t>
            </w:r>
          </w:p>
          <w:p w14:paraId="790F329A" w14:textId="77777777" w:rsidR="00B425A8" w:rsidRPr="0010455D" w:rsidRDefault="00B425A8" w:rsidP="008A3E82">
            <w:pPr>
              <w:pStyle w:val="ndieund"/>
              <w:spacing w:after="0"/>
              <w:ind w:firstLine="0"/>
              <w:jc w:val="left"/>
              <w:rPr>
                <w:rFonts w:ascii="Times New Roman" w:hAnsi="Times New Roman"/>
                <w:sz w:val="22"/>
                <w:szCs w:val="22"/>
                <w:lang w:val="vi-VN"/>
                <w:rPrChange w:id="673" w:author="Ken Ben" w:date="2026-04-13T08:38:00Z">
                  <w:rPr>
                    <w:rFonts w:ascii="Times New Roman" w:hAnsi="Times New Roman"/>
                    <w:color w:val="000000"/>
                    <w:sz w:val="22"/>
                    <w:szCs w:val="22"/>
                  </w:rPr>
                </w:rPrChange>
              </w:rPr>
            </w:pPr>
            <w:r w:rsidRPr="0010455D">
              <w:rPr>
                <w:rFonts w:ascii="Times New Roman" w:hAnsi="Times New Roman"/>
                <w:sz w:val="22"/>
                <w:szCs w:val="22"/>
                <w:lang w:val="vi-VN"/>
                <w:rPrChange w:id="674" w:author="Ken Ben" w:date="2026-04-13T08:38:00Z">
                  <w:rPr>
                    <w:rFonts w:ascii="Times New Roman" w:hAnsi="Times New Roman"/>
                    <w:color w:val="000000"/>
                    <w:sz w:val="22"/>
                    <w:szCs w:val="22"/>
                  </w:rPr>
                </w:rPrChange>
              </w:rPr>
              <w:t>- Văn phòng Tổng Bí thư;</w:t>
            </w:r>
          </w:p>
          <w:p w14:paraId="571538FA" w14:textId="77777777" w:rsidR="00B425A8" w:rsidRPr="0010455D" w:rsidRDefault="00B425A8" w:rsidP="008A3E82">
            <w:pPr>
              <w:pStyle w:val="ndieund"/>
              <w:spacing w:after="0"/>
              <w:ind w:firstLine="0"/>
              <w:jc w:val="left"/>
              <w:rPr>
                <w:rFonts w:ascii="Times New Roman" w:hAnsi="Times New Roman"/>
                <w:sz w:val="22"/>
                <w:szCs w:val="22"/>
                <w:lang w:val="vi-VN"/>
                <w:rPrChange w:id="675" w:author="Ken Ben" w:date="2026-04-13T08:38:00Z">
                  <w:rPr>
                    <w:rFonts w:ascii="Times New Roman" w:hAnsi="Times New Roman"/>
                    <w:color w:val="000000"/>
                    <w:sz w:val="22"/>
                    <w:szCs w:val="22"/>
                  </w:rPr>
                </w:rPrChange>
              </w:rPr>
            </w:pPr>
            <w:r w:rsidRPr="0010455D">
              <w:rPr>
                <w:rFonts w:ascii="Times New Roman" w:hAnsi="Times New Roman"/>
                <w:sz w:val="22"/>
                <w:szCs w:val="22"/>
                <w:lang w:val="vi-VN"/>
                <w:rPrChange w:id="676" w:author="Ken Ben" w:date="2026-04-13T08:38:00Z">
                  <w:rPr>
                    <w:rFonts w:ascii="Times New Roman" w:hAnsi="Times New Roman"/>
                    <w:color w:val="000000"/>
                    <w:sz w:val="22"/>
                    <w:szCs w:val="22"/>
                  </w:rPr>
                </w:rPrChange>
              </w:rPr>
              <w:t>- Văn phòng Chủ tịch nước;</w:t>
            </w:r>
          </w:p>
          <w:p w14:paraId="6437B28C" w14:textId="77777777" w:rsidR="00B425A8" w:rsidRPr="0010455D" w:rsidRDefault="00B425A8" w:rsidP="008A3E82">
            <w:pPr>
              <w:pStyle w:val="ndieund"/>
              <w:spacing w:after="0"/>
              <w:ind w:firstLine="0"/>
              <w:jc w:val="left"/>
              <w:rPr>
                <w:rFonts w:ascii="Times New Roman" w:hAnsi="Times New Roman"/>
                <w:sz w:val="22"/>
                <w:szCs w:val="22"/>
                <w:lang w:val="vi-VN"/>
                <w:rPrChange w:id="677" w:author="Ken Ben" w:date="2026-04-13T08:38:00Z">
                  <w:rPr>
                    <w:rFonts w:ascii="Times New Roman" w:hAnsi="Times New Roman"/>
                    <w:color w:val="000000"/>
                    <w:sz w:val="22"/>
                    <w:szCs w:val="22"/>
                  </w:rPr>
                </w:rPrChange>
              </w:rPr>
            </w:pPr>
            <w:r w:rsidRPr="0010455D">
              <w:rPr>
                <w:rFonts w:ascii="Times New Roman" w:hAnsi="Times New Roman"/>
                <w:sz w:val="22"/>
                <w:szCs w:val="22"/>
                <w:lang w:val="vi-VN"/>
                <w:rPrChange w:id="678" w:author="Ken Ben" w:date="2026-04-13T08:38:00Z">
                  <w:rPr>
                    <w:rFonts w:ascii="Times New Roman" w:hAnsi="Times New Roman"/>
                    <w:color w:val="000000"/>
                    <w:sz w:val="22"/>
                    <w:szCs w:val="22"/>
                  </w:rPr>
                </w:rPrChange>
              </w:rPr>
              <w:t>- Hội đồng Dân tộc và các Ủy ban của Quốc hội;</w:t>
            </w:r>
          </w:p>
          <w:p w14:paraId="47C99BFF" w14:textId="77777777" w:rsidR="00B425A8" w:rsidRPr="0010455D" w:rsidRDefault="00B425A8" w:rsidP="008A3E82">
            <w:pPr>
              <w:pStyle w:val="ndieund"/>
              <w:spacing w:after="0"/>
              <w:ind w:firstLine="0"/>
              <w:jc w:val="left"/>
              <w:rPr>
                <w:rFonts w:ascii="Times New Roman" w:hAnsi="Times New Roman"/>
                <w:sz w:val="22"/>
                <w:szCs w:val="22"/>
                <w:lang w:val="vi-VN"/>
                <w:rPrChange w:id="679" w:author="Ken Ben" w:date="2026-04-13T08:38:00Z">
                  <w:rPr>
                    <w:rFonts w:ascii="Times New Roman" w:hAnsi="Times New Roman"/>
                    <w:color w:val="000000"/>
                    <w:sz w:val="22"/>
                    <w:szCs w:val="22"/>
                  </w:rPr>
                </w:rPrChange>
              </w:rPr>
            </w:pPr>
            <w:r w:rsidRPr="0010455D">
              <w:rPr>
                <w:rFonts w:ascii="Times New Roman" w:hAnsi="Times New Roman"/>
                <w:sz w:val="22"/>
                <w:szCs w:val="22"/>
                <w:lang w:val="vi-VN"/>
                <w:rPrChange w:id="680" w:author="Ken Ben" w:date="2026-04-13T08:38:00Z">
                  <w:rPr>
                    <w:rFonts w:ascii="Times New Roman" w:hAnsi="Times New Roman"/>
                    <w:color w:val="000000"/>
                    <w:sz w:val="22"/>
                    <w:szCs w:val="22"/>
                  </w:rPr>
                </w:rPrChange>
              </w:rPr>
              <w:t>- Văn phòng Quốc hội;</w:t>
            </w:r>
          </w:p>
          <w:p w14:paraId="1C725823" w14:textId="77777777" w:rsidR="00B425A8" w:rsidRPr="0010455D" w:rsidRDefault="00B425A8" w:rsidP="008A3E82">
            <w:pPr>
              <w:pStyle w:val="ndieund"/>
              <w:spacing w:after="0"/>
              <w:ind w:firstLine="0"/>
              <w:jc w:val="left"/>
              <w:rPr>
                <w:rFonts w:ascii="Times New Roman" w:hAnsi="Times New Roman"/>
                <w:sz w:val="22"/>
                <w:szCs w:val="22"/>
                <w:lang w:val="vi-VN"/>
                <w:rPrChange w:id="681" w:author="Ken Ben" w:date="2026-04-13T08:38:00Z">
                  <w:rPr>
                    <w:rFonts w:ascii="Times New Roman" w:hAnsi="Times New Roman"/>
                    <w:color w:val="000000"/>
                    <w:sz w:val="22"/>
                    <w:szCs w:val="22"/>
                  </w:rPr>
                </w:rPrChange>
              </w:rPr>
            </w:pPr>
            <w:r w:rsidRPr="0010455D">
              <w:rPr>
                <w:rFonts w:ascii="Times New Roman" w:hAnsi="Times New Roman"/>
                <w:sz w:val="22"/>
                <w:szCs w:val="22"/>
                <w:lang w:val="vi-VN"/>
                <w:rPrChange w:id="682" w:author="Ken Ben" w:date="2026-04-13T08:38:00Z">
                  <w:rPr>
                    <w:rFonts w:ascii="Times New Roman" w:hAnsi="Times New Roman"/>
                    <w:color w:val="000000"/>
                    <w:sz w:val="22"/>
                    <w:szCs w:val="22"/>
                  </w:rPr>
                </w:rPrChange>
              </w:rPr>
              <w:t>- Tòa án nhân dân tối cao;</w:t>
            </w:r>
          </w:p>
          <w:p w14:paraId="69ABE9AA" w14:textId="77777777" w:rsidR="00B425A8" w:rsidRPr="0010455D" w:rsidRDefault="00B425A8" w:rsidP="008A3E82">
            <w:pPr>
              <w:pStyle w:val="ndieund"/>
              <w:spacing w:after="0"/>
              <w:ind w:firstLine="0"/>
              <w:jc w:val="left"/>
              <w:rPr>
                <w:rFonts w:ascii="Times New Roman" w:hAnsi="Times New Roman"/>
                <w:sz w:val="22"/>
                <w:szCs w:val="22"/>
                <w:lang w:val="vi-VN"/>
                <w:rPrChange w:id="683" w:author="Ken Ben" w:date="2026-04-13T08:38:00Z">
                  <w:rPr>
                    <w:rFonts w:ascii="Times New Roman" w:hAnsi="Times New Roman"/>
                    <w:color w:val="000000"/>
                    <w:sz w:val="22"/>
                    <w:szCs w:val="22"/>
                  </w:rPr>
                </w:rPrChange>
              </w:rPr>
            </w:pPr>
            <w:r w:rsidRPr="0010455D">
              <w:rPr>
                <w:rFonts w:ascii="Times New Roman" w:hAnsi="Times New Roman"/>
                <w:sz w:val="22"/>
                <w:szCs w:val="22"/>
                <w:lang w:val="vi-VN"/>
                <w:rPrChange w:id="684" w:author="Ken Ben" w:date="2026-04-13T08:38:00Z">
                  <w:rPr>
                    <w:rFonts w:ascii="Times New Roman" w:hAnsi="Times New Roman"/>
                    <w:color w:val="000000"/>
                    <w:sz w:val="22"/>
                    <w:szCs w:val="22"/>
                  </w:rPr>
                </w:rPrChange>
              </w:rPr>
              <w:t>- Viện kiểm sát nhân dân tối cao;</w:t>
            </w:r>
          </w:p>
          <w:p w14:paraId="03300C62" w14:textId="77777777" w:rsidR="00B425A8" w:rsidRPr="0010455D" w:rsidRDefault="00B425A8" w:rsidP="008A3E82">
            <w:pPr>
              <w:pStyle w:val="ndieund"/>
              <w:spacing w:after="0"/>
              <w:ind w:firstLine="0"/>
              <w:jc w:val="left"/>
              <w:rPr>
                <w:rFonts w:ascii="Times New Roman" w:hAnsi="Times New Roman"/>
                <w:sz w:val="22"/>
                <w:szCs w:val="22"/>
                <w:lang w:val="vi-VN"/>
                <w:rPrChange w:id="685" w:author="Ken Ben" w:date="2026-04-13T08:38:00Z">
                  <w:rPr>
                    <w:rFonts w:ascii="Times New Roman" w:hAnsi="Times New Roman"/>
                    <w:color w:val="000000"/>
                    <w:sz w:val="22"/>
                    <w:szCs w:val="22"/>
                  </w:rPr>
                </w:rPrChange>
              </w:rPr>
            </w:pPr>
            <w:r w:rsidRPr="0010455D">
              <w:rPr>
                <w:rFonts w:ascii="Times New Roman" w:hAnsi="Times New Roman"/>
                <w:sz w:val="22"/>
                <w:szCs w:val="22"/>
                <w:lang w:val="vi-VN"/>
                <w:rPrChange w:id="686" w:author="Ken Ben" w:date="2026-04-13T08:38:00Z">
                  <w:rPr>
                    <w:rFonts w:ascii="Times New Roman" w:hAnsi="Times New Roman"/>
                    <w:color w:val="000000"/>
                    <w:sz w:val="22"/>
                    <w:szCs w:val="22"/>
                  </w:rPr>
                </w:rPrChange>
              </w:rPr>
              <w:t>- Kiểm toán nhà nước;</w:t>
            </w:r>
          </w:p>
          <w:p w14:paraId="6557B51C" w14:textId="01EC7A74" w:rsidR="00B425A8" w:rsidRPr="0010455D" w:rsidDel="00D83586" w:rsidRDefault="00B425A8" w:rsidP="008A3E82">
            <w:pPr>
              <w:pStyle w:val="ndieund"/>
              <w:spacing w:after="0"/>
              <w:ind w:firstLine="0"/>
              <w:jc w:val="left"/>
              <w:rPr>
                <w:del w:id="687" w:author="tran xuan hang" w:date="2026-04-10T16:08:00Z"/>
                <w:rFonts w:ascii="Times New Roman" w:hAnsi="Times New Roman"/>
                <w:sz w:val="22"/>
                <w:szCs w:val="22"/>
                <w:lang w:val="vi-VN"/>
                <w:rPrChange w:id="688" w:author="Ken Ben" w:date="2026-04-13T08:38:00Z">
                  <w:rPr>
                    <w:del w:id="689" w:author="tran xuan hang" w:date="2026-04-10T16:08:00Z"/>
                    <w:rFonts w:ascii="Times New Roman" w:hAnsi="Times New Roman"/>
                    <w:color w:val="000000"/>
                    <w:sz w:val="22"/>
                    <w:szCs w:val="22"/>
                  </w:rPr>
                </w:rPrChange>
              </w:rPr>
            </w:pPr>
            <w:del w:id="690" w:author="tran xuan hang" w:date="2026-04-10T16:08:00Z">
              <w:r w:rsidRPr="0010455D" w:rsidDel="00D83586">
                <w:rPr>
                  <w:sz w:val="22"/>
                  <w:szCs w:val="22"/>
                  <w:lang w:val="vi-VN"/>
                  <w:rPrChange w:id="691" w:author="Ken Ben" w:date="2026-04-13T08:38:00Z">
                    <w:rPr>
                      <w:color w:val="000000"/>
                      <w:sz w:val="22"/>
                      <w:szCs w:val="22"/>
                    </w:rPr>
                  </w:rPrChange>
                </w:rPr>
                <w:delText>- Ngân hàng Chính sách xã hội;</w:delText>
              </w:r>
            </w:del>
          </w:p>
          <w:p w14:paraId="70CBE523" w14:textId="0B892318" w:rsidR="00B425A8" w:rsidRPr="0010455D" w:rsidDel="00D83586" w:rsidRDefault="00B425A8" w:rsidP="008A3E82">
            <w:pPr>
              <w:pStyle w:val="ndieund"/>
              <w:spacing w:after="0"/>
              <w:ind w:firstLine="0"/>
              <w:jc w:val="left"/>
              <w:rPr>
                <w:del w:id="692" w:author="tran xuan hang" w:date="2026-04-10T16:08:00Z"/>
                <w:rFonts w:ascii="Times New Roman" w:hAnsi="Times New Roman"/>
                <w:sz w:val="22"/>
                <w:szCs w:val="22"/>
                <w:lang w:val="vi-VN"/>
                <w:rPrChange w:id="693" w:author="Ken Ben" w:date="2026-04-13T08:38:00Z">
                  <w:rPr>
                    <w:del w:id="694" w:author="tran xuan hang" w:date="2026-04-10T16:08:00Z"/>
                    <w:rFonts w:ascii="Times New Roman" w:hAnsi="Times New Roman"/>
                    <w:color w:val="000000"/>
                    <w:sz w:val="22"/>
                    <w:szCs w:val="22"/>
                  </w:rPr>
                </w:rPrChange>
              </w:rPr>
            </w:pPr>
            <w:del w:id="695" w:author="tran xuan hang" w:date="2026-04-10T16:08:00Z">
              <w:r w:rsidRPr="0010455D" w:rsidDel="00D83586">
                <w:rPr>
                  <w:sz w:val="22"/>
                  <w:szCs w:val="22"/>
                  <w:lang w:val="vi-VN"/>
                  <w:rPrChange w:id="696" w:author="Ken Ben" w:date="2026-04-13T08:38:00Z">
                    <w:rPr>
                      <w:color w:val="000000"/>
                      <w:sz w:val="22"/>
                      <w:szCs w:val="22"/>
                    </w:rPr>
                  </w:rPrChange>
                </w:rPr>
                <w:delText>- Ngân hàng Phát triển Việt Nam;</w:delText>
              </w:r>
            </w:del>
          </w:p>
          <w:p w14:paraId="59226B1F" w14:textId="77777777" w:rsidR="00B425A8" w:rsidRPr="0010455D" w:rsidRDefault="00B425A8" w:rsidP="008A3E82">
            <w:pPr>
              <w:pStyle w:val="ndieund"/>
              <w:spacing w:after="0"/>
              <w:ind w:firstLine="0"/>
              <w:jc w:val="left"/>
              <w:rPr>
                <w:rFonts w:ascii="Times New Roman" w:hAnsi="Times New Roman"/>
                <w:sz w:val="22"/>
                <w:szCs w:val="22"/>
                <w:lang w:val="vi-VN"/>
                <w:rPrChange w:id="697" w:author="Ken Ben" w:date="2026-04-13T08:38:00Z">
                  <w:rPr>
                    <w:rFonts w:ascii="Times New Roman" w:hAnsi="Times New Roman"/>
                    <w:color w:val="000000"/>
                    <w:sz w:val="22"/>
                    <w:szCs w:val="22"/>
                  </w:rPr>
                </w:rPrChange>
              </w:rPr>
            </w:pPr>
            <w:r w:rsidRPr="0010455D">
              <w:rPr>
                <w:rFonts w:ascii="Times New Roman" w:hAnsi="Times New Roman"/>
                <w:sz w:val="22"/>
                <w:szCs w:val="22"/>
                <w:lang w:val="vi-VN"/>
                <w:rPrChange w:id="698" w:author="Ken Ben" w:date="2026-04-13T08:38:00Z">
                  <w:rPr>
                    <w:rFonts w:ascii="Times New Roman" w:hAnsi="Times New Roman"/>
                    <w:color w:val="000000"/>
                    <w:sz w:val="22"/>
                    <w:szCs w:val="22"/>
                  </w:rPr>
                </w:rPrChange>
              </w:rPr>
              <w:t>- Ủy ban Trung ương Mặt trận Tổ quốc Việt Nam;</w:t>
            </w:r>
          </w:p>
          <w:p w14:paraId="18746466" w14:textId="03DA960D" w:rsidR="00B425A8" w:rsidRPr="0010455D" w:rsidDel="00D83586" w:rsidRDefault="00B425A8" w:rsidP="008A3E82">
            <w:pPr>
              <w:pStyle w:val="ndieund"/>
              <w:spacing w:after="0"/>
              <w:ind w:firstLine="0"/>
              <w:jc w:val="left"/>
              <w:rPr>
                <w:del w:id="699" w:author="tran xuan hang" w:date="2026-04-10T16:08:00Z"/>
                <w:rFonts w:ascii="Times New Roman" w:hAnsi="Times New Roman"/>
                <w:sz w:val="22"/>
                <w:szCs w:val="22"/>
                <w:lang w:val="vi-VN"/>
                <w:rPrChange w:id="700" w:author="Ken Ben" w:date="2026-04-13T08:38:00Z">
                  <w:rPr>
                    <w:del w:id="701" w:author="tran xuan hang" w:date="2026-04-10T16:08:00Z"/>
                    <w:rFonts w:ascii="Times New Roman" w:hAnsi="Times New Roman"/>
                    <w:color w:val="000000"/>
                    <w:sz w:val="22"/>
                    <w:szCs w:val="22"/>
                  </w:rPr>
                </w:rPrChange>
              </w:rPr>
            </w:pPr>
            <w:del w:id="702" w:author="tran xuan hang" w:date="2026-04-10T16:08:00Z">
              <w:r w:rsidRPr="0010455D" w:rsidDel="00D83586">
                <w:rPr>
                  <w:sz w:val="22"/>
                  <w:szCs w:val="22"/>
                  <w:lang w:val="vi-VN"/>
                  <w:rPrChange w:id="703" w:author="Ken Ben" w:date="2026-04-13T08:38:00Z">
                    <w:rPr>
                      <w:color w:val="000000"/>
                      <w:sz w:val="22"/>
                      <w:szCs w:val="22"/>
                    </w:rPr>
                  </w:rPrChange>
                </w:rPr>
                <w:delText>- C</w:delText>
              </w:r>
              <w:r w:rsidRPr="0010455D" w:rsidDel="00D83586">
                <w:rPr>
                  <w:rFonts w:hint="eastAsia"/>
                  <w:sz w:val="22"/>
                  <w:szCs w:val="22"/>
                  <w:lang w:val="vi-VN"/>
                  <w:rPrChange w:id="704" w:author="Ken Ben" w:date="2026-04-13T08:38:00Z">
                    <w:rPr>
                      <w:rFonts w:hint="eastAsia"/>
                      <w:color w:val="000000"/>
                      <w:sz w:val="22"/>
                      <w:szCs w:val="22"/>
                    </w:rPr>
                  </w:rPrChange>
                </w:rPr>
                <w:delText>ơ</w:delText>
              </w:r>
              <w:r w:rsidRPr="0010455D" w:rsidDel="00D83586">
                <w:rPr>
                  <w:sz w:val="22"/>
                  <w:szCs w:val="22"/>
                  <w:lang w:val="vi-VN"/>
                  <w:rPrChange w:id="705" w:author="Ken Ben" w:date="2026-04-13T08:38:00Z">
                    <w:rPr>
                      <w:color w:val="000000"/>
                      <w:sz w:val="22"/>
                      <w:szCs w:val="22"/>
                    </w:rPr>
                  </w:rPrChange>
                </w:rPr>
                <w:delText xml:space="preserve"> quan Trung </w:delText>
              </w:r>
              <w:r w:rsidRPr="0010455D" w:rsidDel="00D83586">
                <w:rPr>
                  <w:rFonts w:hint="eastAsia"/>
                  <w:sz w:val="22"/>
                  <w:szCs w:val="22"/>
                  <w:lang w:val="vi-VN"/>
                  <w:rPrChange w:id="706" w:author="Ken Ben" w:date="2026-04-13T08:38:00Z">
                    <w:rPr>
                      <w:rFonts w:hint="eastAsia"/>
                      <w:color w:val="000000"/>
                      <w:sz w:val="22"/>
                      <w:szCs w:val="22"/>
                    </w:rPr>
                  </w:rPrChange>
                </w:rPr>
                <w:delText>ươ</w:delText>
              </w:r>
              <w:r w:rsidRPr="0010455D" w:rsidDel="00D83586">
                <w:rPr>
                  <w:sz w:val="22"/>
                  <w:szCs w:val="22"/>
                  <w:lang w:val="vi-VN"/>
                  <w:rPrChange w:id="707" w:author="Ken Ben" w:date="2026-04-13T08:38:00Z">
                    <w:rPr>
                      <w:color w:val="000000"/>
                      <w:sz w:val="22"/>
                      <w:szCs w:val="22"/>
                    </w:rPr>
                  </w:rPrChange>
                </w:rPr>
                <w:delText xml:space="preserve">ng của các </w:delText>
              </w:r>
              <w:r w:rsidRPr="0010455D" w:rsidDel="00D83586">
                <w:rPr>
                  <w:rFonts w:hint="eastAsia"/>
                  <w:sz w:val="22"/>
                  <w:szCs w:val="22"/>
                  <w:lang w:val="vi-VN"/>
                  <w:rPrChange w:id="708" w:author="Ken Ben" w:date="2026-04-13T08:38:00Z">
                    <w:rPr>
                      <w:rFonts w:hint="eastAsia"/>
                      <w:color w:val="000000"/>
                      <w:sz w:val="22"/>
                      <w:szCs w:val="22"/>
                    </w:rPr>
                  </w:rPrChange>
                </w:rPr>
                <w:delText>đ</w:delText>
              </w:r>
              <w:r w:rsidRPr="0010455D" w:rsidDel="00D83586">
                <w:rPr>
                  <w:sz w:val="22"/>
                  <w:szCs w:val="22"/>
                  <w:lang w:val="vi-VN"/>
                  <w:rPrChange w:id="709" w:author="Ken Ben" w:date="2026-04-13T08:38:00Z">
                    <w:rPr>
                      <w:color w:val="000000"/>
                      <w:sz w:val="22"/>
                      <w:szCs w:val="22"/>
                    </w:rPr>
                  </w:rPrChange>
                </w:rPr>
                <w:delText>oàn thể;</w:delText>
              </w:r>
            </w:del>
          </w:p>
          <w:p w14:paraId="4FCDEB1F" w14:textId="47337287" w:rsidR="00880C63" w:rsidRPr="0010455D" w:rsidRDefault="00B425A8" w:rsidP="008A3E82">
            <w:pPr>
              <w:pStyle w:val="ndieund"/>
              <w:spacing w:after="0"/>
              <w:ind w:firstLine="0"/>
              <w:jc w:val="left"/>
              <w:rPr>
                <w:rFonts w:ascii="Times New Roman" w:hAnsi="Times New Roman"/>
                <w:sz w:val="22"/>
                <w:szCs w:val="22"/>
                <w:lang w:val="vi-VN"/>
                <w:rPrChange w:id="710" w:author="Ken Ben" w:date="2026-04-13T08:38:00Z">
                  <w:rPr>
                    <w:rFonts w:ascii="Times New Roman" w:hAnsi="Times New Roman"/>
                    <w:sz w:val="22"/>
                    <w:szCs w:val="22"/>
                  </w:rPr>
                </w:rPrChange>
              </w:rPr>
            </w:pPr>
            <w:r w:rsidRPr="0010455D">
              <w:rPr>
                <w:rFonts w:ascii="Times New Roman" w:hAnsi="Times New Roman"/>
                <w:sz w:val="22"/>
                <w:szCs w:val="22"/>
                <w:lang w:val="vi-VN"/>
                <w:rPrChange w:id="711" w:author="Ken Ben" w:date="2026-04-13T08:38:00Z">
                  <w:rPr>
                    <w:rFonts w:ascii="Times New Roman" w:hAnsi="Times New Roman"/>
                    <w:sz w:val="22"/>
                    <w:szCs w:val="22"/>
                  </w:rPr>
                </w:rPrChange>
              </w:rPr>
              <w:t xml:space="preserve">- </w:t>
            </w:r>
            <w:r w:rsidR="00880C63" w:rsidRPr="0010455D">
              <w:rPr>
                <w:rFonts w:ascii="Times New Roman" w:hAnsi="Times New Roman"/>
                <w:sz w:val="22"/>
                <w:szCs w:val="22"/>
                <w:lang w:val="vi-VN"/>
                <w:rPrChange w:id="712" w:author="Ken Ben" w:date="2026-04-13T08:38:00Z">
                  <w:rPr>
                    <w:rFonts w:ascii="Times New Roman" w:hAnsi="Times New Roman"/>
                    <w:sz w:val="22"/>
                    <w:szCs w:val="22"/>
                  </w:rPr>
                </w:rPrChange>
              </w:rPr>
              <w:t>Bộ trưởng (để báo cáo);</w:t>
            </w:r>
          </w:p>
          <w:p w14:paraId="443C5241" w14:textId="52282E49" w:rsidR="00B425A8" w:rsidRPr="0010455D" w:rsidRDefault="00880C63" w:rsidP="008A3E82">
            <w:pPr>
              <w:pStyle w:val="ndieund"/>
              <w:spacing w:after="0"/>
              <w:ind w:firstLine="0"/>
              <w:jc w:val="left"/>
              <w:rPr>
                <w:rFonts w:ascii="Times New Roman" w:hAnsi="Times New Roman"/>
                <w:sz w:val="22"/>
                <w:szCs w:val="22"/>
                <w:lang w:val="vi-VN"/>
                <w:rPrChange w:id="713" w:author="Ken Ben" w:date="2026-04-13T08:38:00Z">
                  <w:rPr>
                    <w:rFonts w:ascii="Times New Roman" w:hAnsi="Times New Roman"/>
                    <w:sz w:val="22"/>
                    <w:szCs w:val="22"/>
                  </w:rPr>
                </w:rPrChange>
              </w:rPr>
            </w:pPr>
            <w:r w:rsidRPr="0010455D">
              <w:rPr>
                <w:rFonts w:ascii="Times New Roman" w:hAnsi="Times New Roman"/>
                <w:sz w:val="22"/>
                <w:szCs w:val="22"/>
                <w:lang w:val="vi-VN"/>
              </w:rPr>
              <w:t xml:space="preserve">- </w:t>
            </w:r>
            <w:r w:rsidR="00B425A8" w:rsidRPr="0010455D">
              <w:rPr>
                <w:rFonts w:ascii="Times New Roman" w:hAnsi="Times New Roman"/>
                <w:sz w:val="22"/>
                <w:szCs w:val="22"/>
                <w:lang w:val="vi-VN"/>
                <w:rPrChange w:id="714" w:author="Ken Ben" w:date="2026-04-13T08:38:00Z">
                  <w:rPr>
                    <w:rFonts w:ascii="Times New Roman" w:hAnsi="Times New Roman"/>
                    <w:sz w:val="22"/>
                    <w:szCs w:val="22"/>
                  </w:rPr>
                </w:rPrChange>
              </w:rPr>
              <w:t>Các đ/c Thứ trưởng Bộ Y tế (để phối hợp chỉ đạo);</w:t>
            </w:r>
          </w:p>
          <w:p w14:paraId="7059973D" w14:textId="77777777" w:rsidR="005A2139" w:rsidRPr="0010455D" w:rsidRDefault="005A2139" w:rsidP="005A2139">
            <w:pPr>
              <w:pStyle w:val="ndieund"/>
              <w:spacing w:after="0"/>
              <w:ind w:firstLine="0"/>
              <w:jc w:val="left"/>
              <w:rPr>
                <w:rFonts w:ascii="Times New Roman" w:hAnsi="Times New Roman"/>
                <w:sz w:val="22"/>
                <w:szCs w:val="22"/>
                <w:lang w:val="vi-VN"/>
                <w:rPrChange w:id="715" w:author="Ken Ben" w:date="2026-04-13T08:38:00Z">
                  <w:rPr>
                    <w:rFonts w:ascii="Times New Roman" w:hAnsi="Times New Roman"/>
                    <w:sz w:val="22"/>
                    <w:szCs w:val="22"/>
                  </w:rPr>
                </w:rPrChange>
              </w:rPr>
            </w:pPr>
            <w:r w:rsidRPr="0010455D">
              <w:rPr>
                <w:rFonts w:ascii="Times New Roman" w:hAnsi="Times New Roman"/>
                <w:sz w:val="22"/>
                <w:szCs w:val="22"/>
                <w:lang w:val="vi-VN"/>
                <w:rPrChange w:id="716" w:author="Ken Ben" w:date="2026-04-13T08:38:00Z">
                  <w:rPr>
                    <w:rFonts w:ascii="Times New Roman" w:hAnsi="Times New Roman"/>
                    <w:sz w:val="22"/>
                    <w:szCs w:val="22"/>
                  </w:rPr>
                </w:rPrChange>
              </w:rPr>
              <w:t>- Các đơn vị thuộc, trực thuộc Bộ Y tế;</w:t>
            </w:r>
          </w:p>
          <w:p w14:paraId="592C601A" w14:textId="77777777" w:rsidR="00B425A8" w:rsidRPr="0010455D" w:rsidRDefault="00B425A8" w:rsidP="008A3E82">
            <w:pPr>
              <w:pStyle w:val="ndieund"/>
              <w:spacing w:after="0"/>
              <w:ind w:firstLine="0"/>
              <w:jc w:val="left"/>
              <w:rPr>
                <w:rFonts w:ascii="Times New Roman" w:hAnsi="Times New Roman"/>
                <w:sz w:val="22"/>
                <w:szCs w:val="22"/>
                <w:lang w:val="vi-VN"/>
                <w:rPrChange w:id="717" w:author="Ken Ben" w:date="2026-04-13T08:38:00Z">
                  <w:rPr>
                    <w:rFonts w:ascii="Times New Roman" w:hAnsi="Times New Roman"/>
                    <w:sz w:val="22"/>
                    <w:szCs w:val="22"/>
                  </w:rPr>
                </w:rPrChange>
              </w:rPr>
            </w:pPr>
            <w:r w:rsidRPr="0010455D">
              <w:rPr>
                <w:rFonts w:ascii="Times New Roman" w:hAnsi="Times New Roman"/>
                <w:sz w:val="22"/>
                <w:szCs w:val="22"/>
                <w:lang w:val="vi-VN"/>
                <w:rPrChange w:id="718" w:author="Ken Ben" w:date="2026-04-13T08:38:00Z">
                  <w:rPr>
                    <w:rFonts w:ascii="Times New Roman" w:hAnsi="Times New Roman"/>
                    <w:sz w:val="22"/>
                    <w:szCs w:val="22"/>
                  </w:rPr>
                </w:rPrChange>
              </w:rPr>
              <w:t>- Các Sở Y tế tỉnh, thành phố trực thuộc Trung ương;</w:t>
            </w:r>
          </w:p>
          <w:p w14:paraId="166FB325" w14:textId="77777777" w:rsidR="00B425A8" w:rsidRPr="0010455D" w:rsidRDefault="00B425A8" w:rsidP="008A3E82">
            <w:pPr>
              <w:pStyle w:val="ndieund"/>
              <w:spacing w:after="0"/>
              <w:ind w:firstLine="0"/>
              <w:jc w:val="left"/>
              <w:rPr>
                <w:rFonts w:ascii="Times New Roman" w:hAnsi="Times New Roman"/>
                <w:sz w:val="22"/>
                <w:szCs w:val="22"/>
                <w:lang w:val="vi-VN"/>
                <w:rPrChange w:id="719" w:author="Ken Ben" w:date="2026-04-13T08:38:00Z">
                  <w:rPr>
                    <w:rFonts w:ascii="Times New Roman" w:hAnsi="Times New Roman"/>
                    <w:sz w:val="22"/>
                    <w:szCs w:val="22"/>
                  </w:rPr>
                </w:rPrChange>
              </w:rPr>
            </w:pPr>
            <w:r w:rsidRPr="0010455D">
              <w:rPr>
                <w:rFonts w:ascii="Times New Roman" w:hAnsi="Times New Roman"/>
                <w:sz w:val="22"/>
                <w:szCs w:val="22"/>
                <w:lang w:val="vi-VN"/>
                <w:rPrChange w:id="720" w:author="Ken Ben" w:date="2026-04-13T08:38:00Z">
                  <w:rPr>
                    <w:rFonts w:ascii="Times New Roman" w:hAnsi="Times New Roman"/>
                    <w:sz w:val="22"/>
                    <w:szCs w:val="22"/>
                  </w:rPr>
                </w:rPrChange>
              </w:rPr>
              <w:t>- Công báo; Cổng Thông tin điện tử Chính phủ;</w:t>
            </w:r>
          </w:p>
          <w:p w14:paraId="19F665C3" w14:textId="77777777" w:rsidR="00B425A8" w:rsidRPr="0010455D" w:rsidRDefault="00B425A8" w:rsidP="008A3E82">
            <w:pPr>
              <w:pStyle w:val="ndieund"/>
              <w:spacing w:after="0"/>
              <w:ind w:firstLine="0"/>
              <w:jc w:val="left"/>
              <w:rPr>
                <w:rFonts w:ascii="Times New Roman" w:hAnsi="Times New Roman"/>
                <w:sz w:val="22"/>
                <w:szCs w:val="22"/>
                <w:lang w:val="vi-VN"/>
                <w:rPrChange w:id="721" w:author="Ken Ben" w:date="2026-04-13T08:38:00Z">
                  <w:rPr>
                    <w:rFonts w:ascii="Times New Roman" w:hAnsi="Times New Roman"/>
                    <w:color w:val="000000"/>
                    <w:sz w:val="22"/>
                    <w:szCs w:val="22"/>
                  </w:rPr>
                </w:rPrChange>
              </w:rPr>
            </w:pPr>
            <w:r w:rsidRPr="0010455D">
              <w:rPr>
                <w:rFonts w:ascii="Times New Roman" w:hAnsi="Times New Roman"/>
                <w:sz w:val="22"/>
                <w:szCs w:val="22"/>
                <w:lang w:val="vi-VN"/>
                <w:rPrChange w:id="722" w:author="Ken Ben" w:date="2026-04-13T08:38:00Z">
                  <w:rPr>
                    <w:rFonts w:ascii="Times New Roman" w:hAnsi="Times New Roman"/>
                    <w:color w:val="000000"/>
                    <w:sz w:val="22"/>
                    <w:szCs w:val="22"/>
                  </w:rPr>
                </w:rPrChange>
              </w:rPr>
              <w:t>- Cổng Thông tin điện tử Bộ Y tế;</w:t>
            </w:r>
          </w:p>
          <w:p w14:paraId="5A2549CB" w14:textId="45F74EF2" w:rsidR="00D4226D" w:rsidRPr="0010455D" w:rsidRDefault="00B425A8" w:rsidP="008A3E82">
            <w:pPr>
              <w:pStyle w:val="ndieund"/>
              <w:spacing w:after="0"/>
              <w:ind w:firstLine="0"/>
              <w:jc w:val="left"/>
              <w:rPr>
                <w:rFonts w:ascii="Times New Roman" w:hAnsi="Times New Roman"/>
                <w:sz w:val="22"/>
                <w:szCs w:val="22"/>
                <w:rPrChange w:id="723" w:author="Ken Ben" w:date="2026-04-13T08:38:00Z">
                  <w:rPr>
                    <w:rFonts w:ascii="Times New Roman" w:hAnsi="Times New Roman"/>
                    <w:color w:val="000000"/>
                    <w:sz w:val="22"/>
                    <w:szCs w:val="22"/>
                  </w:rPr>
                </w:rPrChange>
              </w:rPr>
            </w:pPr>
            <w:r w:rsidRPr="0010455D">
              <w:rPr>
                <w:rFonts w:ascii="Times New Roman" w:hAnsi="Times New Roman"/>
                <w:sz w:val="22"/>
                <w:szCs w:val="22"/>
                <w:rPrChange w:id="724" w:author="Ken Ben" w:date="2026-04-13T08:38:00Z">
                  <w:rPr>
                    <w:rFonts w:ascii="Times New Roman" w:hAnsi="Times New Roman"/>
                    <w:color w:val="000000"/>
                    <w:sz w:val="22"/>
                    <w:szCs w:val="22"/>
                  </w:rPr>
                </w:rPrChange>
              </w:rPr>
              <w:t>- Lưu: VT, HTTB, PC.</w:t>
            </w:r>
          </w:p>
        </w:tc>
        <w:tc>
          <w:tcPr>
            <w:tcW w:w="3543" w:type="dxa"/>
          </w:tcPr>
          <w:p w14:paraId="231B75A5" w14:textId="6A865380" w:rsidR="008A3E82" w:rsidRPr="0010455D" w:rsidRDefault="008A3E82" w:rsidP="008A3E82">
            <w:pPr>
              <w:spacing w:line="252" w:lineRule="auto"/>
              <w:jc w:val="center"/>
              <w:rPr>
                <w:b/>
                <w:bCs/>
                <w:sz w:val="26"/>
                <w:szCs w:val="26"/>
                <w:lang w:val="pt-BR"/>
                <w:rPrChange w:id="725" w:author="Ken Ben" w:date="2026-04-13T08:38:00Z">
                  <w:rPr>
                    <w:b/>
                    <w:bCs/>
                    <w:color w:val="000000"/>
                    <w:sz w:val="26"/>
                    <w:szCs w:val="26"/>
                    <w:lang w:val="pt-BR"/>
                  </w:rPr>
                </w:rPrChange>
              </w:rPr>
            </w:pPr>
            <w:r w:rsidRPr="0010455D">
              <w:rPr>
                <w:b/>
                <w:bCs/>
                <w:sz w:val="26"/>
                <w:szCs w:val="26"/>
                <w:lang w:val="pt-BR"/>
                <w:rPrChange w:id="726" w:author="Ken Ben" w:date="2026-04-13T08:38:00Z">
                  <w:rPr>
                    <w:b/>
                    <w:bCs/>
                    <w:color w:val="000000"/>
                    <w:sz w:val="26"/>
                    <w:szCs w:val="26"/>
                    <w:lang w:val="pt-BR"/>
                  </w:rPr>
                </w:rPrChange>
              </w:rPr>
              <w:t>KT.</w:t>
            </w:r>
            <w:ins w:id="727" w:author="tran xuan hang" w:date="2026-04-10T16:06:00Z">
              <w:r w:rsidR="00970EEB" w:rsidRPr="0010455D">
                <w:rPr>
                  <w:b/>
                  <w:bCs/>
                  <w:sz w:val="26"/>
                  <w:szCs w:val="26"/>
                  <w:lang w:val="pt-BR"/>
                  <w:rPrChange w:id="728" w:author="Ken Ben" w:date="2026-04-13T08:38:00Z">
                    <w:rPr>
                      <w:b/>
                      <w:bCs/>
                      <w:color w:val="000000"/>
                      <w:sz w:val="26"/>
                      <w:szCs w:val="26"/>
                      <w:lang w:val="pt-BR"/>
                    </w:rPr>
                  </w:rPrChange>
                </w:rPr>
                <w:t xml:space="preserve"> </w:t>
              </w:r>
            </w:ins>
            <w:r w:rsidR="008E0D93" w:rsidRPr="0010455D">
              <w:rPr>
                <w:b/>
                <w:bCs/>
                <w:sz w:val="26"/>
                <w:szCs w:val="26"/>
                <w:lang w:val="pt-BR"/>
                <w:rPrChange w:id="729" w:author="Ken Ben" w:date="2026-04-13T08:38:00Z">
                  <w:rPr>
                    <w:b/>
                    <w:bCs/>
                    <w:color w:val="000000"/>
                    <w:sz w:val="26"/>
                    <w:szCs w:val="26"/>
                    <w:lang w:val="pt-BR"/>
                  </w:rPr>
                </w:rPrChange>
              </w:rPr>
              <w:t>BỘ TRƯỞNG</w:t>
            </w:r>
          </w:p>
          <w:p w14:paraId="638CCF4E" w14:textId="007FD1E8" w:rsidR="008E0D93" w:rsidRPr="0010455D" w:rsidRDefault="008A3E82" w:rsidP="008A3E82">
            <w:pPr>
              <w:spacing w:line="252" w:lineRule="auto"/>
              <w:jc w:val="center"/>
              <w:rPr>
                <w:b/>
                <w:bCs/>
                <w:sz w:val="26"/>
                <w:szCs w:val="26"/>
                <w:lang w:val="pt-BR"/>
                <w:rPrChange w:id="730" w:author="Ken Ben" w:date="2026-04-13T08:38:00Z">
                  <w:rPr>
                    <w:b/>
                    <w:bCs/>
                    <w:color w:val="000000"/>
                    <w:sz w:val="26"/>
                    <w:szCs w:val="26"/>
                    <w:lang w:val="pt-BR"/>
                  </w:rPr>
                </w:rPrChange>
              </w:rPr>
            </w:pPr>
            <w:r w:rsidRPr="0010455D">
              <w:rPr>
                <w:b/>
                <w:bCs/>
                <w:sz w:val="26"/>
                <w:szCs w:val="26"/>
                <w:lang w:val="pt-BR"/>
                <w:rPrChange w:id="731" w:author="Ken Ben" w:date="2026-04-13T08:38:00Z">
                  <w:rPr>
                    <w:b/>
                    <w:bCs/>
                    <w:color w:val="000000"/>
                    <w:sz w:val="26"/>
                    <w:szCs w:val="26"/>
                    <w:lang w:val="pt-BR"/>
                  </w:rPr>
                </w:rPrChange>
              </w:rPr>
              <w:t>THỨ TRƯỞNG</w:t>
            </w:r>
            <w:r w:rsidR="008E0D93" w:rsidRPr="0010455D">
              <w:rPr>
                <w:b/>
                <w:bCs/>
                <w:sz w:val="26"/>
                <w:szCs w:val="26"/>
                <w:lang w:val="pt-BR"/>
                <w:rPrChange w:id="732" w:author="Ken Ben" w:date="2026-04-13T08:38:00Z">
                  <w:rPr>
                    <w:b/>
                    <w:bCs/>
                    <w:color w:val="000000"/>
                    <w:sz w:val="26"/>
                    <w:szCs w:val="26"/>
                    <w:lang w:val="pt-BR"/>
                  </w:rPr>
                </w:rPrChange>
              </w:rPr>
              <w:br/>
            </w:r>
          </w:p>
          <w:p w14:paraId="42A474DE" w14:textId="77777777" w:rsidR="00650330" w:rsidRPr="0010455D" w:rsidRDefault="00650330" w:rsidP="008A3E82">
            <w:pPr>
              <w:spacing w:line="252" w:lineRule="auto"/>
              <w:jc w:val="center"/>
              <w:rPr>
                <w:b/>
                <w:bCs/>
                <w:sz w:val="26"/>
                <w:szCs w:val="26"/>
                <w:lang w:val="pt-BR"/>
                <w:rPrChange w:id="733" w:author="Ken Ben" w:date="2026-04-13T08:38:00Z">
                  <w:rPr>
                    <w:b/>
                    <w:bCs/>
                    <w:color w:val="000000"/>
                    <w:sz w:val="26"/>
                    <w:szCs w:val="26"/>
                    <w:lang w:val="pt-BR"/>
                  </w:rPr>
                </w:rPrChange>
              </w:rPr>
            </w:pPr>
          </w:p>
          <w:p w14:paraId="2BF9C605" w14:textId="77777777" w:rsidR="008E0D93" w:rsidRPr="0010455D" w:rsidRDefault="008E0D93" w:rsidP="008A3E82">
            <w:pPr>
              <w:spacing w:line="252" w:lineRule="auto"/>
              <w:jc w:val="center"/>
              <w:rPr>
                <w:b/>
                <w:bCs/>
                <w:sz w:val="28"/>
                <w:lang w:val="pt-BR"/>
                <w:rPrChange w:id="734" w:author="Ken Ben" w:date="2026-04-13T08:38:00Z">
                  <w:rPr>
                    <w:b/>
                    <w:bCs/>
                    <w:color w:val="000000"/>
                    <w:sz w:val="28"/>
                    <w:lang w:val="pt-BR"/>
                  </w:rPr>
                </w:rPrChange>
              </w:rPr>
            </w:pPr>
          </w:p>
          <w:p w14:paraId="282E69C3" w14:textId="77777777" w:rsidR="00BB74C2" w:rsidRPr="0010455D" w:rsidRDefault="00BB74C2" w:rsidP="008A3E82">
            <w:pPr>
              <w:spacing w:line="252" w:lineRule="auto"/>
              <w:jc w:val="center"/>
              <w:rPr>
                <w:b/>
                <w:bCs/>
                <w:sz w:val="28"/>
                <w:lang w:val="vi-VN"/>
                <w:rPrChange w:id="735" w:author="Ken Ben" w:date="2026-04-13T08:38:00Z">
                  <w:rPr>
                    <w:b/>
                    <w:bCs/>
                    <w:color w:val="000000"/>
                    <w:sz w:val="28"/>
                    <w:lang w:val="vi-VN"/>
                  </w:rPr>
                </w:rPrChange>
              </w:rPr>
            </w:pPr>
          </w:p>
          <w:p w14:paraId="179C1D4F" w14:textId="77777777" w:rsidR="008E0D93" w:rsidRPr="0010455D" w:rsidRDefault="008E0D93" w:rsidP="008A3E82">
            <w:pPr>
              <w:spacing w:line="252" w:lineRule="auto"/>
              <w:jc w:val="center"/>
              <w:rPr>
                <w:b/>
                <w:bCs/>
                <w:sz w:val="28"/>
                <w:lang w:val="pt-BR"/>
                <w:rPrChange w:id="736" w:author="Ken Ben" w:date="2026-04-13T08:38:00Z">
                  <w:rPr>
                    <w:b/>
                    <w:bCs/>
                    <w:color w:val="000000"/>
                    <w:sz w:val="28"/>
                    <w:lang w:val="pt-BR"/>
                  </w:rPr>
                </w:rPrChange>
              </w:rPr>
            </w:pPr>
          </w:p>
          <w:p w14:paraId="5B1D0D67" w14:textId="098DC0FB" w:rsidR="008E0D93" w:rsidRPr="0010455D" w:rsidRDefault="008E0D93" w:rsidP="008A3E82">
            <w:pPr>
              <w:pStyle w:val="ndieund"/>
              <w:spacing w:after="0" w:line="252" w:lineRule="auto"/>
              <w:ind w:firstLine="0"/>
              <w:jc w:val="center"/>
              <w:rPr>
                <w:rFonts w:ascii="Times New Roman" w:hAnsi="Times New Roman"/>
                <w:bCs/>
                <w:szCs w:val="28"/>
                <w:lang w:val="pt-BR"/>
                <w:rPrChange w:id="737" w:author="Ken Ben" w:date="2026-04-13T08:38:00Z">
                  <w:rPr>
                    <w:rFonts w:ascii="Times New Roman" w:hAnsi="Times New Roman"/>
                    <w:bCs/>
                    <w:color w:val="000000"/>
                    <w:szCs w:val="28"/>
                    <w:lang w:val="pt-BR"/>
                  </w:rPr>
                </w:rPrChange>
              </w:rPr>
            </w:pPr>
            <w:r w:rsidRPr="0010455D">
              <w:rPr>
                <w:rFonts w:ascii="Times New Roman" w:hAnsi="Times New Roman"/>
                <w:b/>
                <w:bCs/>
                <w:lang w:val="pt-BR"/>
                <w:rPrChange w:id="738" w:author="Ken Ben" w:date="2026-04-13T08:38:00Z">
                  <w:rPr>
                    <w:rFonts w:ascii="Times New Roman" w:hAnsi="Times New Roman"/>
                    <w:b/>
                    <w:bCs/>
                    <w:color w:val="000000"/>
                    <w:lang w:val="pt-BR"/>
                  </w:rPr>
                </w:rPrChange>
              </w:rPr>
              <w:t>Đ</w:t>
            </w:r>
            <w:r w:rsidR="008A3E82" w:rsidRPr="0010455D">
              <w:rPr>
                <w:rFonts w:ascii="Times New Roman" w:hAnsi="Times New Roman"/>
                <w:b/>
                <w:bCs/>
                <w:lang w:val="pt-BR"/>
                <w:rPrChange w:id="739" w:author="Ken Ben" w:date="2026-04-13T08:38:00Z">
                  <w:rPr>
                    <w:rFonts w:ascii="Times New Roman" w:hAnsi="Times New Roman"/>
                    <w:b/>
                    <w:bCs/>
                    <w:color w:val="000000"/>
                    <w:lang w:val="pt-BR"/>
                  </w:rPr>
                </w:rPrChange>
              </w:rPr>
              <w:t>ỗ Xuân Tuyên</w:t>
            </w:r>
          </w:p>
        </w:tc>
      </w:tr>
    </w:tbl>
    <w:p w14:paraId="5B35FAA0" w14:textId="77777777" w:rsidR="008E0D93" w:rsidRPr="0010455D" w:rsidRDefault="008E0D93" w:rsidP="005A2139">
      <w:pPr>
        <w:pStyle w:val="ndieund"/>
        <w:spacing w:before="40" w:after="0" w:line="252" w:lineRule="auto"/>
        <w:ind w:firstLine="0"/>
        <w:rPr>
          <w:rFonts w:ascii="Times New Roman" w:hAnsi="Times New Roman"/>
          <w:bCs/>
          <w:szCs w:val="28"/>
          <w:lang w:val="pt-BR"/>
          <w:rPrChange w:id="740" w:author="Ken Ben" w:date="2026-04-13T08:38:00Z">
            <w:rPr>
              <w:rFonts w:ascii="Times New Roman" w:hAnsi="Times New Roman"/>
              <w:bCs/>
              <w:color w:val="000000"/>
              <w:szCs w:val="28"/>
              <w:lang w:val="pt-BR"/>
            </w:rPr>
          </w:rPrChange>
        </w:rPr>
      </w:pPr>
    </w:p>
    <w:sectPr w:rsidR="008E0D93" w:rsidRPr="0010455D" w:rsidSect="005E6E1F">
      <w:headerReference w:type="default" r:id="rId10"/>
      <w:footnotePr>
        <w:numRestart w:val="eachSect"/>
      </w:footnotePr>
      <w:pgSz w:w="11907" w:h="16840" w:code="9"/>
      <w:pgMar w:top="1134" w:right="1134" w:bottom="709" w:left="1701" w:header="454" w:footer="454"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26" w:author="Ken Ben" w:date="2026-04-10T13:43:00Z" w:initials="KB">
    <w:p w14:paraId="565A0628" w14:textId="617D0F11" w:rsidR="00CE1EA4" w:rsidRDefault="00CE1EA4">
      <w:pPr>
        <w:pStyle w:val="CommentText"/>
      </w:pPr>
      <w:r>
        <w:rPr>
          <w:rStyle w:val="CommentReference"/>
        </w:rPr>
        <w:annotationRef/>
      </w:r>
      <w:r>
        <w:t>Đã quy định tại NĐ 155</w:t>
      </w:r>
    </w:p>
  </w:comment>
  <w:comment w:id="469" w:author="Ken Ben" w:date="2026-04-10T13:42:00Z" w:initials="KB">
    <w:p w14:paraId="499FA7FF" w14:textId="7CFECF0C" w:rsidR="00CE1EA4" w:rsidRDefault="00CE1EA4">
      <w:pPr>
        <w:pStyle w:val="CommentText"/>
      </w:pPr>
      <w:r>
        <w:rPr>
          <w:rStyle w:val="CommentReference"/>
        </w:rPr>
        <w:annotationRef/>
      </w:r>
      <w:r>
        <w:t>Chuyển lên khoản 1, Điều 3</w:t>
      </w:r>
    </w:p>
  </w:comment>
  <w:comment w:id="603" w:author="Ken Ben" w:date="2026-04-10T13:41:00Z" w:initials="KB">
    <w:p w14:paraId="1E60EB30" w14:textId="51A88914" w:rsidR="00CE1EA4" w:rsidRDefault="00CE1EA4">
      <w:pPr>
        <w:pStyle w:val="CommentText"/>
      </w:pPr>
      <w:r>
        <w:rPr>
          <w:rStyle w:val="CommentReference"/>
        </w:rPr>
        <w:annotationRef/>
      </w:r>
      <w:r>
        <w:t>Quy định này đã được thực hiện theo điểm c khoản 2, Điều 12</w:t>
      </w:r>
    </w:p>
  </w:comment>
  <w:comment w:id="620" w:author="Ken Ben" w:date="2026-04-10T13:45:00Z" w:initials="KB">
    <w:p w14:paraId="0D7F6A93" w14:textId="0A824794" w:rsidR="001B0F9D" w:rsidRDefault="001B0F9D">
      <w:pPr>
        <w:pStyle w:val="CommentText"/>
      </w:pPr>
      <w:r>
        <w:rPr>
          <w:rStyle w:val="CommentReference"/>
        </w:rPr>
        <w:annotationRef/>
      </w:r>
      <w:r>
        <w:t>Không cần thiết, TT không phân cấp cho UBND</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65A0628" w15:done="0"/>
  <w15:commentEx w15:paraId="499FA7FF" w15:done="0"/>
  <w15:commentEx w15:paraId="1E60EB30" w15:done="0"/>
  <w15:commentEx w15:paraId="0D7F6A9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65A0628" w16cid:durableId="2D837D0C"/>
  <w16cid:commentId w16cid:paraId="499FA7FF" w16cid:durableId="2D837CCA"/>
  <w16cid:commentId w16cid:paraId="1E60EB30" w16cid:durableId="2D837C9A"/>
  <w16cid:commentId w16cid:paraId="0D7F6A93" w16cid:durableId="2D837D8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FA276A" w14:textId="77777777" w:rsidR="002C11F5" w:rsidRDefault="002C11F5">
      <w:r>
        <w:separator/>
      </w:r>
    </w:p>
  </w:endnote>
  <w:endnote w:type="continuationSeparator" w:id="0">
    <w:p w14:paraId="02A0D5CC" w14:textId="77777777" w:rsidR="002C11F5" w:rsidRDefault="002C1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5CB5D3" w14:textId="77777777" w:rsidR="002C11F5" w:rsidRDefault="002C11F5">
      <w:r>
        <w:separator/>
      </w:r>
    </w:p>
  </w:footnote>
  <w:footnote w:type="continuationSeparator" w:id="0">
    <w:p w14:paraId="78C253A3" w14:textId="77777777" w:rsidR="002C11F5" w:rsidRDefault="002C11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5F03C1" w14:textId="72B9C00D" w:rsidR="00D37C6F" w:rsidRPr="008E0D93" w:rsidRDefault="00D37C6F" w:rsidP="008E0D93">
    <w:pPr>
      <w:pStyle w:val="Header"/>
      <w:tabs>
        <w:tab w:val="left" w:pos="430"/>
        <w:tab w:val="center" w:pos="4703"/>
      </w:tabs>
      <w:jc w:val="center"/>
      <w:rPr>
        <w:sz w:val="26"/>
        <w:szCs w:val="26"/>
      </w:rPr>
    </w:pPr>
    <w:r w:rsidRPr="008E0D93">
      <w:rPr>
        <w:sz w:val="26"/>
        <w:szCs w:val="26"/>
      </w:rPr>
      <w:fldChar w:fldCharType="begin"/>
    </w:r>
    <w:r w:rsidRPr="008E0D93">
      <w:rPr>
        <w:sz w:val="26"/>
        <w:szCs w:val="26"/>
      </w:rPr>
      <w:instrText xml:space="preserve"> PAGE   \* MERGEFORMAT </w:instrText>
    </w:r>
    <w:r w:rsidRPr="008E0D93">
      <w:rPr>
        <w:sz w:val="26"/>
        <w:szCs w:val="26"/>
      </w:rPr>
      <w:fldChar w:fldCharType="separate"/>
    </w:r>
    <w:r w:rsidR="00183A75">
      <w:rPr>
        <w:noProof/>
        <w:sz w:val="26"/>
        <w:szCs w:val="26"/>
      </w:rPr>
      <w:t>4</w:t>
    </w:r>
    <w:r w:rsidRPr="008E0D93">
      <w:rPr>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0B029DBC"/>
    <w:lvl w:ilvl="0">
      <w:start w:val="1"/>
      <w:numFmt w:val="bullet"/>
      <w:pStyle w:val="ListBullet"/>
      <w:lvlText w:val=""/>
      <w:lvlJc w:val="left"/>
      <w:pPr>
        <w:tabs>
          <w:tab w:val="num" w:pos="360"/>
        </w:tabs>
        <w:ind w:left="360" w:hanging="360"/>
      </w:pPr>
      <w:rPr>
        <w:rFonts w:ascii="Symbol" w:hAnsi="Symbol" w:cs="Symbol" w:hint="default"/>
      </w:rPr>
    </w:lvl>
  </w:abstractNum>
  <w:abstractNum w:abstractNumId="1" w15:restartNumberingAfterBreak="0">
    <w:nsid w:val="05DE392A"/>
    <w:multiLevelType w:val="hybridMultilevel"/>
    <w:tmpl w:val="EABE11B6"/>
    <w:lvl w:ilvl="0" w:tplc="34AACEB8">
      <w:start w:val="5"/>
      <w:numFmt w:val="bullet"/>
      <w:lvlText w:val="-"/>
      <w:lvlJc w:val="left"/>
      <w:pPr>
        <w:tabs>
          <w:tab w:val="num" w:pos="930"/>
        </w:tabs>
        <w:ind w:left="930" w:hanging="360"/>
      </w:pPr>
      <w:rPr>
        <w:rFonts w:ascii="Times New Roman" w:eastAsia="Times New Roman" w:hAnsi="Times New Roman" w:hint="default"/>
      </w:rPr>
    </w:lvl>
    <w:lvl w:ilvl="1" w:tplc="04090003">
      <w:start w:val="1"/>
      <w:numFmt w:val="bullet"/>
      <w:lvlText w:val="o"/>
      <w:lvlJc w:val="left"/>
      <w:pPr>
        <w:tabs>
          <w:tab w:val="num" w:pos="1650"/>
        </w:tabs>
        <w:ind w:left="1650" w:hanging="360"/>
      </w:pPr>
      <w:rPr>
        <w:rFonts w:ascii="Courier New" w:hAnsi="Courier New" w:cs="Courier New" w:hint="default"/>
      </w:rPr>
    </w:lvl>
    <w:lvl w:ilvl="2" w:tplc="04090005">
      <w:start w:val="1"/>
      <w:numFmt w:val="bullet"/>
      <w:lvlText w:val=""/>
      <w:lvlJc w:val="left"/>
      <w:pPr>
        <w:tabs>
          <w:tab w:val="num" w:pos="2370"/>
        </w:tabs>
        <w:ind w:left="2370" w:hanging="360"/>
      </w:pPr>
      <w:rPr>
        <w:rFonts w:ascii="Times New Roman" w:hAnsi="Times New Roman" w:cs="Times New Roman" w:hint="default"/>
      </w:rPr>
    </w:lvl>
    <w:lvl w:ilvl="3" w:tplc="04090001">
      <w:start w:val="1"/>
      <w:numFmt w:val="bullet"/>
      <w:lvlText w:val=""/>
      <w:lvlJc w:val="left"/>
      <w:pPr>
        <w:tabs>
          <w:tab w:val="num" w:pos="3090"/>
        </w:tabs>
        <w:ind w:left="3090" w:hanging="360"/>
      </w:pPr>
      <w:rPr>
        <w:rFonts w:ascii="Times New Roman" w:hAnsi="Times New Roman" w:cs="Times New Roman" w:hint="default"/>
      </w:rPr>
    </w:lvl>
    <w:lvl w:ilvl="4" w:tplc="04090003">
      <w:start w:val="1"/>
      <w:numFmt w:val="bullet"/>
      <w:lvlText w:val="o"/>
      <w:lvlJc w:val="left"/>
      <w:pPr>
        <w:tabs>
          <w:tab w:val="num" w:pos="3810"/>
        </w:tabs>
        <w:ind w:left="3810" w:hanging="360"/>
      </w:pPr>
      <w:rPr>
        <w:rFonts w:ascii="Courier New" w:hAnsi="Courier New" w:cs="Courier New" w:hint="default"/>
      </w:rPr>
    </w:lvl>
    <w:lvl w:ilvl="5" w:tplc="04090005">
      <w:start w:val="1"/>
      <w:numFmt w:val="bullet"/>
      <w:lvlText w:val=""/>
      <w:lvlJc w:val="left"/>
      <w:pPr>
        <w:tabs>
          <w:tab w:val="num" w:pos="4530"/>
        </w:tabs>
        <w:ind w:left="4530" w:hanging="360"/>
      </w:pPr>
      <w:rPr>
        <w:rFonts w:ascii="Times New Roman" w:hAnsi="Times New Roman" w:cs="Times New Roman" w:hint="default"/>
      </w:rPr>
    </w:lvl>
    <w:lvl w:ilvl="6" w:tplc="04090001">
      <w:start w:val="1"/>
      <w:numFmt w:val="bullet"/>
      <w:lvlText w:val=""/>
      <w:lvlJc w:val="left"/>
      <w:pPr>
        <w:tabs>
          <w:tab w:val="num" w:pos="5250"/>
        </w:tabs>
        <w:ind w:left="5250" w:hanging="360"/>
      </w:pPr>
      <w:rPr>
        <w:rFonts w:ascii="Times New Roman" w:hAnsi="Times New Roman" w:cs="Times New Roman" w:hint="default"/>
      </w:rPr>
    </w:lvl>
    <w:lvl w:ilvl="7" w:tplc="04090003">
      <w:start w:val="1"/>
      <w:numFmt w:val="bullet"/>
      <w:lvlText w:val="o"/>
      <w:lvlJc w:val="left"/>
      <w:pPr>
        <w:tabs>
          <w:tab w:val="num" w:pos="5970"/>
        </w:tabs>
        <w:ind w:left="5970" w:hanging="360"/>
      </w:pPr>
      <w:rPr>
        <w:rFonts w:ascii="Courier New" w:hAnsi="Courier New" w:cs="Courier New" w:hint="default"/>
      </w:rPr>
    </w:lvl>
    <w:lvl w:ilvl="8" w:tplc="04090005">
      <w:start w:val="1"/>
      <w:numFmt w:val="bullet"/>
      <w:lvlText w:val=""/>
      <w:lvlJc w:val="left"/>
      <w:pPr>
        <w:tabs>
          <w:tab w:val="num" w:pos="6690"/>
        </w:tabs>
        <w:ind w:left="6690" w:hanging="360"/>
      </w:pPr>
      <w:rPr>
        <w:rFonts w:ascii="Times New Roman" w:hAnsi="Times New Roman" w:cs="Times New Roman" w:hint="default"/>
      </w:rPr>
    </w:lvl>
  </w:abstractNum>
  <w:abstractNum w:abstractNumId="2" w15:restartNumberingAfterBreak="0">
    <w:nsid w:val="0D0C30C6"/>
    <w:multiLevelType w:val="hybridMultilevel"/>
    <w:tmpl w:val="01EE579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15005390"/>
    <w:multiLevelType w:val="hybridMultilevel"/>
    <w:tmpl w:val="9A1EF374"/>
    <w:lvl w:ilvl="0" w:tplc="A8185550">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650"/>
        </w:tabs>
        <w:ind w:left="1650" w:hanging="360"/>
      </w:pPr>
    </w:lvl>
    <w:lvl w:ilvl="2" w:tplc="0409001B">
      <w:start w:val="1"/>
      <w:numFmt w:val="lowerRoman"/>
      <w:lvlText w:val="%3."/>
      <w:lvlJc w:val="right"/>
      <w:pPr>
        <w:tabs>
          <w:tab w:val="num" w:pos="2370"/>
        </w:tabs>
        <w:ind w:left="2370" w:hanging="180"/>
      </w:pPr>
    </w:lvl>
    <w:lvl w:ilvl="3" w:tplc="0409000F">
      <w:start w:val="1"/>
      <w:numFmt w:val="decimal"/>
      <w:lvlText w:val="%4."/>
      <w:lvlJc w:val="left"/>
      <w:pPr>
        <w:tabs>
          <w:tab w:val="num" w:pos="3090"/>
        </w:tabs>
        <w:ind w:left="3090" w:hanging="360"/>
      </w:pPr>
    </w:lvl>
    <w:lvl w:ilvl="4" w:tplc="04090019">
      <w:start w:val="1"/>
      <w:numFmt w:val="lowerLetter"/>
      <w:lvlText w:val="%5."/>
      <w:lvlJc w:val="left"/>
      <w:pPr>
        <w:tabs>
          <w:tab w:val="num" w:pos="3810"/>
        </w:tabs>
        <w:ind w:left="3810" w:hanging="360"/>
      </w:pPr>
    </w:lvl>
    <w:lvl w:ilvl="5" w:tplc="0409001B">
      <w:start w:val="1"/>
      <w:numFmt w:val="lowerRoman"/>
      <w:lvlText w:val="%6."/>
      <w:lvlJc w:val="right"/>
      <w:pPr>
        <w:tabs>
          <w:tab w:val="num" w:pos="4530"/>
        </w:tabs>
        <w:ind w:left="4530" w:hanging="180"/>
      </w:pPr>
    </w:lvl>
    <w:lvl w:ilvl="6" w:tplc="0409000F">
      <w:start w:val="1"/>
      <w:numFmt w:val="decimal"/>
      <w:lvlText w:val="%7."/>
      <w:lvlJc w:val="left"/>
      <w:pPr>
        <w:tabs>
          <w:tab w:val="num" w:pos="5250"/>
        </w:tabs>
        <w:ind w:left="5250" w:hanging="360"/>
      </w:pPr>
    </w:lvl>
    <w:lvl w:ilvl="7" w:tplc="04090019">
      <w:start w:val="1"/>
      <w:numFmt w:val="lowerLetter"/>
      <w:lvlText w:val="%8."/>
      <w:lvlJc w:val="left"/>
      <w:pPr>
        <w:tabs>
          <w:tab w:val="num" w:pos="5970"/>
        </w:tabs>
        <w:ind w:left="5970" w:hanging="360"/>
      </w:pPr>
    </w:lvl>
    <w:lvl w:ilvl="8" w:tplc="0409001B">
      <w:start w:val="1"/>
      <w:numFmt w:val="lowerRoman"/>
      <w:lvlText w:val="%9."/>
      <w:lvlJc w:val="right"/>
      <w:pPr>
        <w:tabs>
          <w:tab w:val="num" w:pos="6690"/>
        </w:tabs>
        <w:ind w:left="6690" w:hanging="180"/>
      </w:pPr>
    </w:lvl>
  </w:abstractNum>
  <w:abstractNum w:abstractNumId="4" w15:restartNumberingAfterBreak="0">
    <w:nsid w:val="1A8923FF"/>
    <w:multiLevelType w:val="multilevel"/>
    <w:tmpl w:val="024EE426"/>
    <w:styleLink w:val="CurrentList1"/>
    <w:lvl w:ilvl="0">
      <w:start w:val="1"/>
      <w:numFmt w:val="decimal"/>
      <w:lvlText w:val="%1."/>
      <w:lvlJc w:val="left"/>
      <w:pPr>
        <w:ind w:left="1149" w:hanging="360"/>
      </w:pPr>
      <w:rPr>
        <w:rFonts w:ascii="Times New Roman" w:eastAsia="Times New Roman" w:hAnsi="Times New Roman" w:cs="Times New Roman"/>
      </w:rPr>
    </w:lvl>
    <w:lvl w:ilvl="1">
      <w:start w:val="1"/>
      <w:numFmt w:val="lowerLetter"/>
      <w:lvlText w:val="%2."/>
      <w:lvlJc w:val="left"/>
      <w:pPr>
        <w:ind w:left="1869" w:hanging="360"/>
      </w:pPr>
    </w:lvl>
    <w:lvl w:ilvl="2">
      <w:start w:val="1"/>
      <w:numFmt w:val="lowerRoman"/>
      <w:lvlText w:val="%3."/>
      <w:lvlJc w:val="right"/>
      <w:pPr>
        <w:ind w:left="2589" w:hanging="180"/>
      </w:pPr>
    </w:lvl>
    <w:lvl w:ilvl="3">
      <w:start w:val="1"/>
      <w:numFmt w:val="decimal"/>
      <w:lvlText w:val="%4."/>
      <w:lvlJc w:val="left"/>
      <w:pPr>
        <w:ind w:left="3309" w:hanging="360"/>
      </w:pPr>
    </w:lvl>
    <w:lvl w:ilvl="4">
      <w:start w:val="1"/>
      <w:numFmt w:val="lowerLetter"/>
      <w:lvlText w:val="%5."/>
      <w:lvlJc w:val="left"/>
      <w:pPr>
        <w:ind w:left="4029" w:hanging="360"/>
      </w:pPr>
    </w:lvl>
    <w:lvl w:ilvl="5">
      <w:start w:val="1"/>
      <w:numFmt w:val="lowerRoman"/>
      <w:lvlText w:val="%6."/>
      <w:lvlJc w:val="right"/>
      <w:pPr>
        <w:ind w:left="4749" w:hanging="180"/>
      </w:pPr>
    </w:lvl>
    <w:lvl w:ilvl="6">
      <w:start w:val="1"/>
      <w:numFmt w:val="decimal"/>
      <w:lvlText w:val="%7."/>
      <w:lvlJc w:val="left"/>
      <w:pPr>
        <w:ind w:left="5469" w:hanging="360"/>
      </w:pPr>
    </w:lvl>
    <w:lvl w:ilvl="7">
      <w:start w:val="1"/>
      <w:numFmt w:val="lowerLetter"/>
      <w:lvlText w:val="%8."/>
      <w:lvlJc w:val="left"/>
      <w:pPr>
        <w:ind w:left="6189" w:hanging="360"/>
      </w:pPr>
    </w:lvl>
    <w:lvl w:ilvl="8">
      <w:start w:val="1"/>
      <w:numFmt w:val="lowerRoman"/>
      <w:lvlText w:val="%9."/>
      <w:lvlJc w:val="right"/>
      <w:pPr>
        <w:ind w:left="6909" w:hanging="180"/>
      </w:pPr>
    </w:lvl>
  </w:abstractNum>
  <w:abstractNum w:abstractNumId="5" w15:restartNumberingAfterBreak="0">
    <w:nsid w:val="1BA95E52"/>
    <w:multiLevelType w:val="hybridMultilevel"/>
    <w:tmpl w:val="024EE426"/>
    <w:lvl w:ilvl="0" w:tplc="FFFFFFFF">
      <w:start w:val="1"/>
      <w:numFmt w:val="decimal"/>
      <w:lvlText w:val="%1."/>
      <w:lvlJc w:val="left"/>
      <w:pPr>
        <w:ind w:left="1149" w:hanging="360"/>
      </w:pPr>
      <w:rPr>
        <w:rFonts w:ascii="Times New Roman" w:eastAsia="Times New Roman" w:hAnsi="Times New Roman" w:cs="Times New Roman"/>
      </w:rPr>
    </w:lvl>
    <w:lvl w:ilvl="1" w:tplc="FFFFFFFF" w:tentative="1">
      <w:start w:val="1"/>
      <w:numFmt w:val="lowerLetter"/>
      <w:lvlText w:val="%2."/>
      <w:lvlJc w:val="left"/>
      <w:pPr>
        <w:ind w:left="1869" w:hanging="360"/>
      </w:pPr>
    </w:lvl>
    <w:lvl w:ilvl="2" w:tplc="FFFFFFFF" w:tentative="1">
      <w:start w:val="1"/>
      <w:numFmt w:val="lowerRoman"/>
      <w:lvlText w:val="%3."/>
      <w:lvlJc w:val="right"/>
      <w:pPr>
        <w:ind w:left="2589" w:hanging="180"/>
      </w:pPr>
    </w:lvl>
    <w:lvl w:ilvl="3" w:tplc="FFFFFFFF" w:tentative="1">
      <w:start w:val="1"/>
      <w:numFmt w:val="decimal"/>
      <w:lvlText w:val="%4."/>
      <w:lvlJc w:val="left"/>
      <w:pPr>
        <w:ind w:left="3309" w:hanging="360"/>
      </w:pPr>
    </w:lvl>
    <w:lvl w:ilvl="4" w:tplc="FFFFFFFF" w:tentative="1">
      <w:start w:val="1"/>
      <w:numFmt w:val="lowerLetter"/>
      <w:lvlText w:val="%5."/>
      <w:lvlJc w:val="left"/>
      <w:pPr>
        <w:ind w:left="4029" w:hanging="360"/>
      </w:pPr>
    </w:lvl>
    <w:lvl w:ilvl="5" w:tplc="FFFFFFFF" w:tentative="1">
      <w:start w:val="1"/>
      <w:numFmt w:val="lowerRoman"/>
      <w:lvlText w:val="%6."/>
      <w:lvlJc w:val="right"/>
      <w:pPr>
        <w:ind w:left="4749" w:hanging="180"/>
      </w:pPr>
    </w:lvl>
    <w:lvl w:ilvl="6" w:tplc="FFFFFFFF" w:tentative="1">
      <w:start w:val="1"/>
      <w:numFmt w:val="decimal"/>
      <w:lvlText w:val="%7."/>
      <w:lvlJc w:val="left"/>
      <w:pPr>
        <w:ind w:left="5469" w:hanging="360"/>
      </w:pPr>
    </w:lvl>
    <w:lvl w:ilvl="7" w:tplc="FFFFFFFF" w:tentative="1">
      <w:start w:val="1"/>
      <w:numFmt w:val="lowerLetter"/>
      <w:lvlText w:val="%8."/>
      <w:lvlJc w:val="left"/>
      <w:pPr>
        <w:ind w:left="6189" w:hanging="360"/>
      </w:pPr>
    </w:lvl>
    <w:lvl w:ilvl="8" w:tplc="FFFFFFFF" w:tentative="1">
      <w:start w:val="1"/>
      <w:numFmt w:val="lowerRoman"/>
      <w:lvlText w:val="%9."/>
      <w:lvlJc w:val="right"/>
      <w:pPr>
        <w:ind w:left="6909" w:hanging="180"/>
      </w:pPr>
    </w:lvl>
  </w:abstractNum>
  <w:abstractNum w:abstractNumId="6" w15:restartNumberingAfterBreak="0">
    <w:nsid w:val="280030A0"/>
    <w:multiLevelType w:val="hybridMultilevel"/>
    <w:tmpl w:val="E2207DBC"/>
    <w:lvl w:ilvl="0" w:tplc="98F2EBF0">
      <w:start w:val="4"/>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7" w15:restartNumberingAfterBreak="0">
    <w:nsid w:val="2DE97320"/>
    <w:multiLevelType w:val="hybridMultilevel"/>
    <w:tmpl w:val="1440414C"/>
    <w:lvl w:ilvl="0" w:tplc="8154D3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6BA36E4"/>
    <w:multiLevelType w:val="hybridMultilevel"/>
    <w:tmpl w:val="0A26AF12"/>
    <w:lvl w:ilvl="0" w:tplc="B2FAD2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A6F617E"/>
    <w:multiLevelType w:val="hybridMultilevel"/>
    <w:tmpl w:val="7A30FC96"/>
    <w:lvl w:ilvl="0" w:tplc="04090017">
      <w:start w:val="1"/>
      <w:numFmt w:val="lowerLetter"/>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07476B"/>
    <w:multiLevelType w:val="hybridMultilevel"/>
    <w:tmpl w:val="E2BE43A6"/>
    <w:lvl w:ilvl="0" w:tplc="C3761D32">
      <w:start w:val="1"/>
      <w:numFmt w:val="decimal"/>
      <w:lvlText w:val="%1."/>
      <w:lvlJc w:val="left"/>
      <w:pPr>
        <w:ind w:left="1149" w:hanging="360"/>
      </w:pPr>
      <w:rPr>
        <w:rFonts w:ascii="Times New Roman" w:eastAsia="Times New Roman" w:hAnsi="Times New Roman" w:cs="Times New Roman"/>
      </w:rPr>
    </w:lvl>
    <w:lvl w:ilvl="1" w:tplc="04090019" w:tentative="1">
      <w:start w:val="1"/>
      <w:numFmt w:val="lowerLetter"/>
      <w:lvlText w:val="%2."/>
      <w:lvlJc w:val="left"/>
      <w:pPr>
        <w:ind w:left="1869" w:hanging="360"/>
      </w:pPr>
    </w:lvl>
    <w:lvl w:ilvl="2" w:tplc="0409001B" w:tentative="1">
      <w:start w:val="1"/>
      <w:numFmt w:val="lowerRoman"/>
      <w:lvlText w:val="%3."/>
      <w:lvlJc w:val="right"/>
      <w:pPr>
        <w:ind w:left="2589" w:hanging="180"/>
      </w:pPr>
    </w:lvl>
    <w:lvl w:ilvl="3" w:tplc="0409000F" w:tentative="1">
      <w:start w:val="1"/>
      <w:numFmt w:val="decimal"/>
      <w:lvlText w:val="%4."/>
      <w:lvlJc w:val="left"/>
      <w:pPr>
        <w:ind w:left="3309" w:hanging="360"/>
      </w:pPr>
    </w:lvl>
    <w:lvl w:ilvl="4" w:tplc="04090019" w:tentative="1">
      <w:start w:val="1"/>
      <w:numFmt w:val="lowerLetter"/>
      <w:lvlText w:val="%5."/>
      <w:lvlJc w:val="left"/>
      <w:pPr>
        <w:ind w:left="4029" w:hanging="360"/>
      </w:pPr>
    </w:lvl>
    <w:lvl w:ilvl="5" w:tplc="0409001B" w:tentative="1">
      <w:start w:val="1"/>
      <w:numFmt w:val="lowerRoman"/>
      <w:lvlText w:val="%6."/>
      <w:lvlJc w:val="right"/>
      <w:pPr>
        <w:ind w:left="4749" w:hanging="180"/>
      </w:pPr>
    </w:lvl>
    <w:lvl w:ilvl="6" w:tplc="0409000F" w:tentative="1">
      <w:start w:val="1"/>
      <w:numFmt w:val="decimal"/>
      <w:lvlText w:val="%7."/>
      <w:lvlJc w:val="left"/>
      <w:pPr>
        <w:ind w:left="5469" w:hanging="360"/>
      </w:pPr>
    </w:lvl>
    <w:lvl w:ilvl="7" w:tplc="04090019" w:tentative="1">
      <w:start w:val="1"/>
      <w:numFmt w:val="lowerLetter"/>
      <w:lvlText w:val="%8."/>
      <w:lvlJc w:val="left"/>
      <w:pPr>
        <w:ind w:left="6189" w:hanging="360"/>
      </w:pPr>
    </w:lvl>
    <w:lvl w:ilvl="8" w:tplc="0409001B" w:tentative="1">
      <w:start w:val="1"/>
      <w:numFmt w:val="lowerRoman"/>
      <w:lvlText w:val="%9."/>
      <w:lvlJc w:val="right"/>
      <w:pPr>
        <w:ind w:left="6909" w:hanging="180"/>
      </w:pPr>
    </w:lvl>
  </w:abstractNum>
  <w:abstractNum w:abstractNumId="11" w15:restartNumberingAfterBreak="0">
    <w:nsid w:val="49214E36"/>
    <w:multiLevelType w:val="hybridMultilevel"/>
    <w:tmpl w:val="9AAC5556"/>
    <w:lvl w:ilvl="0" w:tplc="2DD4A594">
      <w:start w:val="1"/>
      <w:numFmt w:val="decimal"/>
      <w:lvlText w:val="%1."/>
      <w:lvlJc w:val="left"/>
      <w:pPr>
        <w:tabs>
          <w:tab w:val="num" w:pos="930"/>
        </w:tabs>
        <w:ind w:left="930" w:hanging="360"/>
      </w:pPr>
      <w:rPr>
        <w:rFonts w:hint="default"/>
      </w:rPr>
    </w:lvl>
    <w:lvl w:ilvl="1" w:tplc="04090019">
      <w:start w:val="1"/>
      <w:numFmt w:val="lowerLetter"/>
      <w:lvlText w:val="%2."/>
      <w:lvlJc w:val="left"/>
      <w:pPr>
        <w:tabs>
          <w:tab w:val="num" w:pos="1650"/>
        </w:tabs>
        <w:ind w:left="1650" w:hanging="360"/>
      </w:pPr>
    </w:lvl>
    <w:lvl w:ilvl="2" w:tplc="0409001B">
      <w:start w:val="1"/>
      <w:numFmt w:val="lowerRoman"/>
      <w:lvlText w:val="%3."/>
      <w:lvlJc w:val="right"/>
      <w:pPr>
        <w:tabs>
          <w:tab w:val="num" w:pos="2370"/>
        </w:tabs>
        <w:ind w:left="2370" w:hanging="180"/>
      </w:pPr>
    </w:lvl>
    <w:lvl w:ilvl="3" w:tplc="0409000F">
      <w:start w:val="1"/>
      <w:numFmt w:val="decimal"/>
      <w:lvlText w:val="%4."/>
      <w:lvlJc w:val="left"/>
      <w:pPr>
        <w:tabs>
          <w:tab w:val="num" w:pos="3090"/>
        </w:tabs>
        <w:ind w:left="3090" w:hanging="360"/>
      </w:pPr>
    </w:lvl>
    <w:lvl w:ilvl="4" w:tplc="04090019">
      <w:start w:val="1"/>
      <w:numFmt w:val="lowerLetter"/>
      <w:lvlText w:val="%5."/>
      <w:lvlJc w:val="left"/>
      <w:pPr>
        <w:tabs>
          <w:tab w:val="num" w:pos="3810"/>
        </w:tabs>
        <w:ind w:left="3810" w:hanging="360"/>
      </w:pPr>
    </w:lvl>
    <w:lvl w:ilvl="5" w:tplc="0409001B">
      <w:start w:val="1"/>
      <w:numFmt w:val="lowerRoman"/>
      <w:lvlText w:val="%6."/>
      <w:lvlJc w:val="right"/>
      <w:pPr>
        <w:tabs>
          <w:tab w:val="num" w:pos="4530"/>
        </w:tabs>
        <w:ind w:left="4530" w:hanging="180"/>
      </w:pPr>
    </w:lvl>
    <w:lvl w:ilvl="6" w:tplc="0409000F">
      <w:start w:val="1"/>
      <w:numFmt w:val="decimal"/>
      <w:lvlText w:val="%7."/>
      <w:lvlJc w:val="left"/>
      <w:pPr>
        <w:tabs>
          <w:tab w:val="num" w:pos="5250"/>
        </w:tabs>
        <w:ind w:left="5250" w:hanging="360"/>
      </w:pPr>
    </w:lvl>
    <w:lvl w:ilvl="7" w:tplc="04090019">
      <w:start w:val="1"/>
      <w:numFmt w:val="lowerLetter"/>
      <w:lvlText w:val="%8."/>
      <w:lvlJc w:val="left"/>
      <w:pPr>
        <w:tabs>
          <w:tab w:val="num" w:pos="5970"/>
        </w:tabs>
        <w:ind w:left="5970" w:hanging="360"/>
      </w:pPr>
    </w:lvl>
    <w:lvl w:ilvl="8" w:tplc="0409001B">
      <w:start w:val="1"/>
      <w:numFmt w:val="lowerRoman"/>
      <w:lvlText w:val="%9."/>
      <w:lvlJc w:val="right"/>
      <w:pPr>
        <w:tabs>
          <w:tab w:val="num" w:pos="6690"/>
        </w:tabs>
        <w:ind w:left="6690" w:hanging="180"/>
      </w:pPr>
    </w:lvl>
  </w:abstractNum>
  <w:abstractNum w:abstractNumId="12" w15:restartNumberingAfterBreak="0">
    <w:nsid w:val="541D1DD0"/>
    <w:multiLevelType w:val="hybridMultilevel"/>
    <w:tmpl w:val="38E04BD4"/>
    <w:lvl w:ilvl="0" w:tplc="083653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5560A75"/>
    <w:multiLevelType w:val="hybridMultilevel"/>
    <w:tmpl w:val="32CACFCC"/>
    <w:lvl w:ilvl="0" w:tplc="FDD0C926">
      <w:start w:val="1"/>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4" w15:restartNumberingAfterBreak="0">
    <w:nsid w:val="6231389F"/>
    <w:multiLevelType w:val="hybridMultilevel"/>
    <w:tmpl w:val="F0DE2912"/>
    <w:lvl w:ilvl="0" w:tplc="290AB11C">
      <w:start w:val="8"/>
      <w:numFmt w:val="bullet"/>
      <w:lvlText w:val="-"/>
      <w:lvlJc w:val="left"/>
      <w:pPr>
        <w:tabs>
          <w:tab w:val="num" w:pos="930"/>
        </w:tabs>
        <w:ind w:left="930" w:hanging="360"/>
      </w:pPr>
      <w:rPr>
        <w:rFonts w:ascii="Times New Roman" w:eastAsia="Times New Roman" w:hAnsi="Times New Roman" w:hint="default"/>
      </w:rPr>
    </w:lvl>
    <w:lvl w:ilvl="1" w:tplc="04090003">
      <w:start w:val="1"/>
      <w:numFmt w:val="bullet"/>
      <w:lvlText w:val="o"/>
      <w:lvlJc w:val="left"/>
      <w:pPr>
        <w:tabs>
          <w:tab w:val="num" w:pos="1650"/>
        </w:tabs>
        <w:ind w:left="1650" w:hanging="360"/>
      </w:pPr>
      <w:rPr>
        <w:rFonts w:ascii="Courier New" w:hAnsi="Courier New" w:cs="Courier New" w:hint="default"/>
      </w:rPr>
    </w:lvl>
    <w:lvl w:ilvl="2" w:tplc="04090005">
      <w:start w:val="1"/>
      <w:numFmt w:val="bullet"/>
      <w:lvlText w:val=""/>
      <w:lvlJc w:val="left"/>
      <w:pPr>
        <w:tabs>
          <w:tab w:val="num" w:pos="2370"/>
        </w:tabs>
        <w:ind w:left="2370" w:hanging="360"/>
      </w:pPr>
      <w:rPr>
        <w:rFonts w:ascii="Times New Roman" w:hAnsi="Times New Roman" w:cs="Times New Roman" w:hint="default"/>
      </w:rPr>
    </w:lvl>
    <w:lvl w:ilvl="3" w:tplc="04090001">
      <w:start w:val="1"/>
      <w:numFmt w:val="bullet"/>
      <w:lvlText w:val=""/>
      <w:lvlJc w:val="left"/>
      <w:pPr>
        <w:tabs>
          <w:tab w:val="num" w:pos="3090"/>
        </w:tabs>
        <w:ind w:left="3090" w:hanging="360"/>
      </w:pPr>
      <w:rPr>
        <w:rFonts w:ascii="Times New Roman" w:hAnsi="Times New Roman" w:cs="Times New Roman" w:hint="default"/>
      </w:rPr>
    </w:lvl>
    <w:lvl w:ilvl="4" w:tplc="04090003">
      <w:start w:val="1"/>
      <w:numFmt w:val="bullet"/>
      <w:lvlText w:val="o"/>
      <w:lvlJc w:val="left"/>
      <w:pPr>
        <w:tabs>
          <w:tab w:val="num" w:pos="3810"/>
        </w:tabs>
        <w:ind w:left="3810" w:hanging="360"/>
      </w:pPr>
      <w:rPr>
        <w:rFonts w:ascii="Courier New" w:hAnsi="Courier New" w:cs="Courier New" w:hint="default"/>
      </w:rPr>
    </w:lvl>
    <w:lvl w:ilvl="5" w:tplc="04090005">
      <w:start w:val="1"/>
      <w:numFmt w:val="bullet"/>
      <w:lvlText w:val=""/>
      <w:lvlJc w:val="left"/>
      <w:pPr>
        <w:tabs>
          <w:tab w:val="num" w:pos="4530"/>
        </w:tabs>
        <w:ind w:left="4530" w:hanging="360"/>
      </w:pPr>
      <w:rPr>
        <w:rFonts w:ascii="Times New Roman" w:hAnsi="Times New Roman" w:cs="Times New Roman" w:hint="default"/>
      </w:rPr>
    </w:lvl>
    <w:lvl w:ilvl="6" w:tplc="04090001">
      <w:start w:val="1"/>
      <w:numFmt w:val="bullet"/>
      <w:lvlText w:val=""/>
      <w:lvlJc w:val="left"/>
      <w:pPr>
        <w:tabs>
          <w:tab w:val="num" w:pos="5250"/>
        </w:tabs>
        <w:ind w:left="5250" w:hanging="360"/>
      </w:pPr>
      <w:rPr>
        <w:rFonts w:ascii="Times New Roman" w:hAnsi="Times New Roman" w:cs="Times New Roman" w:hint="default"/>
      </w:rPr>
    </w:lvl>
    <w:lvl w:ilvl="7" w:tplc="04090003">
      <w:start w:val="1"/>
      <w:numFmt w:val="bullet"/>
      <w:lvlText w:val="o"/>
      <w:lvlJc w:val="left"/>
      <w:pPr>
        <w:tabs>
          <w:tab w:val="num" w:pos="5970"/>
        </w:tabs>
        <w:ind w:left="5970" w:hanging="360"/>
      </w:pPr>
      <w:rPr>
        <w:rFonts w:ascii="Courier New" w:hAnsi="Courier New" w:cs="Courier New" w:hint="default"/>
      </w:rPr>
    </w:lvl>
    <w:lvl w:ilvl="8" w:tplc="04090005">
      <w:start w:val="1"/>
      <w:numFmt w:val="bullet"/>
      <w:lvlText w:val=""/>
      <w:lvlJc w:val="left"/>
      <w:pPr>
        <w:tabs>
          <w:tab w:val="num" w:pos="6690"/>
        </w:tabs>
        <w:ind w:left="6690" w:hanging="360"/>
      </w:pPr>
      <w:rPr>
        <w:rFonts w:ascii="Times New Roman" w:hAnsi="Times New Roman" w:cs="Times New Roman" w:hint="default"/>
      </w:rPr>
    </w:lvl>
  </w:abstractNum>
  <w:abstractNum w:abstractNumId="15" w15:restartNumberingAfterBreak="0">
    <w:nsid w:val="659835E5"/>
    <w:multiLevelType w:val="hybridMultilevel"/>
    <w:tmpl w:val="0688076A"/>
    <w:lvl w:ilvl="0" w:tplc="3E083192">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E56168"/>
    <w:multiLevelType w:val="hybridMultilevel"/>
    <w:tmpl w:val="25CEDC5E"/>
    <w:lvl w:ilvl="0" w:tplc="CBF4ECF6">
      <w:start w:val="1"/>
      <w:numFmt w:val="bullet"/>
      <w:lvlText w:val="-"/>
      <w:lvlJc w:val="left"/>
      <w:pPr>
        <w:tabs>
          <w:tab w:val="num" w:pos="930"/>
        </w:tabs>
        <w:ind w:left="930" w:hanging="360"/>
      </w:pPr>
      <w:rPr>
        <w:rFonts w:ascii="Times New Roman" w:eastAsia="Times New Roman" w:hAnsi="Times New Roman" w:hint="default"/>
      </w:rPr>
    </w:lvl>
    <w:lvl w:ilvl="1" w:tplc="04090003">
      <w:start w:val="1"/>
      <w:numFmt w:val="bullet"/>
      <w:lvlText w:val="o"/>
      <w:lvlJc w:val="left"/>
      <w:pPr>
        <w:tabs>
          <w:tab w:val="num" w:pos="1650"/>
        </w:tabs>
        <w:ind w:left="1650" w:hanging="360"/>
      </w:pPr>
      <w:rPr>
        <w:rFonts w:ascii="Courier New" w:hAnsi="Courier New" w:cs="Courier New" w:hint="default"/>
      </w:rPr>
    </w:lvl>
    <w:lvl w:ilvl="2" w:tplc="04090005">
      <w:start w:val="1"/>
      <w:numFmt w:val="bullet"/>
      <w:lvlText w:val=""/>
      <w:lvlJc w:val="left"/>
      <w:pPr>
        <w:tabs>
          <w:tab w:val="num" w:pos="2370"/>
        </w:tabs>
        <w:ind w:left="2370" w:hanging="360"/>
      </w:pPr>
      <w:rPr>
        <w:rFonts w:ascii="Times New Roman" w:hAnsi="Times New Roman" w:cs="Times New Roman" w:hint="default"/>
      </w:rPr>
    </w:lvl>
    <w:lvl w:ilvl="3" w:tplc="04090001">
      <w:start w:val="1"/>
      <w:numFmt w:val="bullet"/>
      <w:lvlText w:val=""/>
      <w:lvlJc w:val="left"/>
      <w:pPr>
        <w:tabs>
          <w:tab w:val="num" w:pos="3090"/>
        </w:tabs>
        <w:ind w:left="3090" w:hanging="360"/>
      </w:pPr>
      <w:rPr>
        <w:rFonts w:ascii="Times New Roman" w:hAnsi="Times New Roman" w:cs="Times New Roman" w:hint="default"/>
      </w:rPr>
    </w:lvl>
    <w:lvl w:ilvl="4" w:tplc="04090003">
      <w:start w:val="1"/>
      <w:numFmt w:val="bullet"/>
      <w:lvlText w:val="o"/>
      <w:lvlJc w:val="left"/>
      <w:pPr>
        <w:tabs>
          <w:tab w:val="num" w:pos="3810"/>
        </w:tabs>
        <w:ind w:left="3810" w:hanging="360"/>
      </w:pPr>
      <w:rPr>
        <w:rFonts w:ascii="Courier New" w:hAnsi="Courier New" w:cs="Courier New" w:hint="default"/>
      </w:rPr>
    </w:lvl>
    <w:lvl w:ilvl="5" w:tplc="04090005">
      <w:start w:val="1"/>
      <w:numFmt w:val="bullet"/>
      <w:lvlText w:val=""/>
      <w:lvlJc w:val="left"/>
      <w:pPr>
        <w:tabs>
          <w:tab w:val="num" w:pos="4530"/>
        </w:tabs>
        <w:ind w:left="4530" w:hanging="360"/>
      </w:pPr>
      <w:rPr>
        <w:rFonts w:ascii="Times New Roman" w:hAnsi="Times New Roman" w:cs="Times New Roman" w:hint="default"/>
      </w:rPr>
    </w:lvl>
    <w:lvl w:ilvl="6" w:tplc="04090001">
      <w:start w:val="1"/>
      <w:numFmt w:val="bullet"/>
      <w:lvlText w:val=""/>
      <w:lvlJc w:val="left"/>
      <w:pPr>
        <w:tabs>
          <w:tab w:val="num" w:pos="5250"/>
        </w:tabs>
        <w:ind w:left="5250" w:hanging="360"/>
      </w:pPr>
      <w:rPr>
        <w:rFonts w:ascii="Times New Roman" w:hAnsi="Times New Roman" w:cs="Times New Roman" w:hint="default"/>
      </w:rPr>
    </w:lvl>
    <w:lvl w:ilvl="7" w:tplc="04090003">
      <w:start w:val="1"/>
      <w:numFmt w:val="bullet"/>
      <w:lvlText w:val="o"/>
      <w:lvlJc w:val="left"/>
      <w:pPr>
        <w:tabs>
          <w:tab w:val="num" w:pos="5970"/>
        </w:tabs>
        <w:ind w:left="5970" w:hanging="360"/>
      </w:pPr>
      <w:rPr>
        <w:rFonts w:ascii="Courier New" w:hAnsi="Courier New" w:cs="Courier New" w:hint="default"/>
      </w:rPr>
    </w:lvl>
    <w:lvl w:ilvl="8" w:tplc="04090005">
      <w:start w:val="1"/>
      <w:numFmt w:val="bullet"/>
      <w:lvlText w:val=""/>
      <w:lvlJc w:val="left"/>
      <w:pPr>
        <w:tabs>
          <w:tab w:val="num" w:pos="6690"/>
        </w:tabs>
        <w:ind w:left="6690" w:hanging="360"/>
      </w:pPr>
      <w:rPr>
        <w:rFonts w:ascii="Times New Roman" w:hAnsi="Times New Roman" w:cs="Times New Roman" w:hint="default"/>
      </w:rPr>
    </w:lvl>
  </w:abstractNum>
  <w:abstractNum w:abstractNumId="17" w15:restartNumberingAfterBreak="0">
    <w:nsid w:val="681B1095"/>
    <w:multiLevelType w:val="hybridMultilevel"/>
    <w:tmpl w:val="DD14F8B8"/>
    <w:lvl w:ilvl="0" w:tplc="6A3E3A32">
      <w:start w:val="10"/>
      <w:numFmt w:val="bullet"/>
      <w:lvlText w:val="-"/>
      <w:lvlJc w:val="left"/>
      <w:pPr>
        <w:tabs>
          <w:tab w:val="num" w:pos="585"/>
        </w:tabs>
        <w:ind w:left="585" w:hanging="360"/>
      </w:pPr>
      <w:rPr>
        <w:rFonts w:ascii="Times New Roman" w:eastAsia="Times New Roman" w:hAnsi="Times New Roman" w:hint="default"/>
      </w:rPr>
    </w:lvl>
    <w:lvl w:ilvl="1" w:tplc="04090003">
      <w:start w:val="1"/>
      <w:numFmt w:val="bullet"/>
      <w:lvlText w:val="o"/>
      <w:lvlJc w:val="left"/>
      <w:pPr>
        <w:tabs>
          <w:tab w:val="num" w:pos="1305"/>
        </w:tabs>
        <w:ind w:left="1305" w:hanging="360"/>
      </w:pPr>
      <w:rPr>
        <w:rFonts w:ascii="Courier New" w:hAnsi="Courier New" w:cs="Courier New" w:hint="default"/>
      </w:rPr>
    </w:lvl>
    <w:lvl w:ilvl="2" w:tplc="04090005">
      <w:start w:val="1"/>
      <w:numFmt w:val="bullet"/>
      <w:lvlText w:val=""/>
      <w:lvlJc w:val="left"/>
      <w:pPr>
        <w:tabs>
          <w:tab w:val="num" w:pos="2025"/>
        </w:tabs>
        <w:ind w:left="2025" w:hanging="360"/>
      </w:pPr>
      <w:rPr>
        <w:rFonts w:ascii="Times New Roman" w:hAnsi="Times New Roman" w:cs="Times New Roman" w:hint="default"/>
      </w:rPr>
    </w:lvl>
    <w:lvl w:ilvl="3" w:tplc="04090001">
      <w:start w:val="1"/>
      <w:numFmt w:val="bullet"/>
      <w:lvlText w:val=""/>
      <w:lvlJc w:val="left"/>
      <w:pPr>
        <w:tabs>
          <w:tab w:val="num" w:pos="2745"/>
        </w:tabs>
        <w:ind w:left="2745" w:hanging="360"/>
      </w:pPr>
      <w:rPr>
        <w:rFonts w:ascii="Times New Roman" w:hAnsi="Times New Roman" w:cs="Times New Roman" w:hint="default"/>
      </w:rPr>
    </w:lvl>
    <w:lvl w:ilvl="4" w:tplc="04090003">
      <w:start w:val="1"/>
      <w:numFmt w:val="bullet"/>
      <w:lvlText w:val="o"/>
      <w:lvlJc w:val="left"/>
      <w:pPr>
        <w:tabs>
          <w:tab w:val="num" w:pos="3465"/>
        </w:tabs>
        <w:ind w:left="3465" w:hanging="360"/>
      </w:pPr>
      <w:rPr>
        <w:rFonts w:ascii="Courier New" w:hAnsi="Courier New" w:cs="Courier New" w:hint="default"/>
      </w:rPr>
    </w:lvl>
    <w:lvl w:ilvl="5" w:tplc="04090005">
      <w:start w:val="1"/>
      <w:numFmt w:val="bullet"/>
      <w:lvlText w:val=""/>
      <w:lvlJc w:val="left"/>
      <w:pPr>
        <w:tabs>
          <w:tab w:val="num" w:pos="4185"/>
        </w:tabs>
        <w:ind w:left="4185" w:hanging="360"/>
      </w:pPr>
      <w:rPr>
        <w:rFonts w:ascii="Times New Roman" w:hAnsi="Times New Roman" w:cs="Times New Roman" w:hint="default"/>
      </w:rPr>
    </w:lvl>
    <w:lvl w:ilvl="6" w:tplc="04090001">
      <w:start w:val="1"/>
      <w:numFmt w:val="bullet"/>
      <w:lvlText w:val=""/>
      <w:lvlJc w:val="left"/>
      <w:pPr>
        <w:tabs>
          <w:tab w:val="num" w:pos="4905"/>
        </w:tabs>
        <w:ind w:left="4905" w:hanging="360"/>
      </w:pPr>
      <w:rPr>
        <w:rFonts w:ascii="Times New Roman" w:hAnsi="Times New Roman" w:cs="Times New Roman" w:hint="default"/>
      </w:rPr>
    </w:lvl>
    <w:lvl w:ilvl="7" w:tplc="04090003">
      <w:start w:val="1"/>
      <w:numFmt w:val="bullet"/>
      <w:lvlText w:val="o"/>
      <w:lvlJc w:val="left"/>
      <w:pPr>
        <w:tabs>
          <w:tab w:val="num" w:pos="5625"/>
        </w:tabs>
        <w:ind w:left="5625" w:hanging="360"/>
      </w:pPr>
      <w:rPr>
        <w:rFonts w:ascii="Courier New" w:hAnsi="Courier New" w:cs="Courier New" w:hint="default"/>
      </w:rPr>
    </w:lvl>
    <w:lvl w:ilvl="8" w:tplc="04090005">
      <w:start w:val="1"/>
      <w:numFmt w:val="bullet"/>
      <w:lvlText w:val=""/>
      <w:lvlJc w:val="left"/>
      <w:pPr>
        <w:tabs>
          <w:tab w:val="num" w:pos="6345"/>
        </w:tabs>
        <w:ind w:left="6345" w:hanging="360"/>
      </w:pPr>
      <w:rPr>
        <w:rFonts w:ascii="Times New Roman" w:hAnsi="Times New Roman" w:cs="Times New Roman" w:hint="default"/>
      </w:rPr>
    </w:lvl>
  </w:abstractNum>
  <w:abstractNum w:abstractNumId="18" w15:restartNumberingAfterBreak="0">
    <w:nsid w:val="6AFA4236"/>
    <w:multiLevelType w:val="hybridMultilevel"/>
    <w:tmpl w:val="28E664D4"/>
    <w:lvl w:ilvl="0" w:tplc="E076D4B2">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9" w15:restartNumberingAfterBreak="0">
    <w:nsid w:val="73E263AB"/>
    <w:multiLevelType w:val="hybridMultilevel"/>
    <w:tmpl w:val="48D21B84"/>
    <w:lvl w:ilvl="0" w:tplc="8A766822">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0" w15:restartNumberingAfterBreak="0">
    <w:nsid w:val="79191330"/>
    <w:multiLevelType w:val="hybridMultilevel"/>
    <w:tmpl w:val="3FBA4F20"/>
    <w:lvl w:ilvl="0" w:tplc="3202C9EE">
      <w:start w:val="1"/>
      <w:numFmt w:val="decimal"/>
      <w:lvlText w:val="%1."/>
      <w:lvlJc w:val="left"/>
      <w:pPr>
        <w:tabs>
          <w:tab w:val="num" w:pos="1003"/>
        </w:tabs>
        <w:ind w:left="1003" w:hanging="360"/>
      </w:pPr>
      <w:rPr>
        <w:rFonts w:hint="default"/>
      </w:rPr>
    </w:lvl>
    <w:lvl w:ilvl="1" w:tplc="04090019">
      <w:start w:val="1"/>
      <w:numFmt w:val="lowerLetter"/>
      <w:lvlText w:val="%2."/>
      <w:lvlJc w:val="left"/>
      <w:pPr>
        <w:tabs>
          <w:tab w:val="num" w:pos="1723"/>
        </w:tabs>
        <w:ind w:left="1723" w:hanging="360"/>
      </w:pPr>
    </w:lvl>
    <w:lvl w:ilvl="2" w:tplc="0409001B">
      <w:start w:val="1"/>
      <w:numFmt w:val="lowerRoman"/>
      <w:lvlText w:val="%3."/>
      <w:lvlJc w:val="right"/>
      <w:pPr>
        <w:tabs>
          <w:tab w:val="num" w:pos="2443"/>
        </w:tabs>
        <w:ind w:left="2443" w:hanging="180"/>
      </w:pPr>
    </w:lvl>
    <w:lvl w:ilvl="3" w:tplc="0409000F">
      <w:start w:val="1"/>
      <w:numFmt w:val="decimal"/>
      <w:lvlText w:val="%4."/>
      <w:lvlJc w:val="left"/>
      <w:pPr>
        <w:tabs>
          <w:tab w:val="num" w:pos="3163"/>
        </w:tabs>
        <w:ind w:left="3163" w:hanging="360"/>
      </w:pPr>
    </w:lvl>
    <w:lvl w:ilvl="4" w:tplc="04090019">
      <w:start w:val="1"/>
      <w:numFmt w:val="lowerLetter"/>
      <w:lvlText w:val="%5."/>
      <w:lvlJc w:val="left"/>
      <w:pPr>
        <w:tabs>
          <w:tab w:val="num" w:pos="3883"/>
        </w:tabs>
        <w:ind w:left="3883" w:hanging="360"/>
      </w:pPr>
    </w:lvl>
    <w:lvl w:ilvl="5" w:tplc="0409001B">
      <w:start w:val="1"/>
      <w:numFmt w:val="lowerRoman"/>
      <w:lvlText w:val="%6."/>
      <w:lvlJc w:val="right"/>
      <w:pPr>
        <w:tabs>
          <w:tab w:val="num" w:pos="4603"/>
        </w:tabs>
        <w:ind w:left="4603" w:hanging="180"/>
      </w:pPr>
    </w:lvl>
    <w:lvl w:ilvl="6" w:tplc="0409000F">
      <w:start w:val="1"/>
      <w:numFmt w:val="decimal"/>
      <w:lvlText w:val="%7."/>
      <w:lvlJc w:val="left"/>
      <w:pPr>
        <w:tabs>
          <w:tab w:val="num" w:pos="5323"/>
        </w:tabs>
        <w:ind w:left="5323" w:hanging="360"/>
      </w:pPr>
    </w:lvl>
    <w:lvl w:ilvl="7" w:tplc="04090019">
      <w:start w:val="1"/>
      <w:numFmt w:val="lowerLetter"/>
      <w:lvlText w:val="%8."/>
      <w:lvlJc w:val="left"/>
      <w:pPr>
        <w:tabs>
          <w:tab w:val="num" w:pos="6043"/>
        </w:tabs>
        <w:ind w:left="6043" w:hanging="360"/>
      </w:pPr>
    </w:lvl>
    <w:lvl w:ilvl="8" w:tplc="0409001B">
      <w:start w:val="1"/>
      <w:numFmt w:val="lowerRoman"/>
      <w:lvlText w:val="%9."/>
      <w:lvlJc w:val="right"/>
      <w:pPr>
        <w:tabs>
          <w:tab w:val="num" w:pos="6763"/>
        </w:tabs>
        <w:ind w:left="6763" w:hanging="180"/>
      </w:pPr>
    </w:lvl>
  </w:abstractNum>
  <w:abstractNum w:abstractNumId="21" w15:restartNumberingAfterBreak="0">
    <w:nsid w:val="7B996343"/>
    <w:multiLevelType w:val="hybridMultilevel"/>
    <w:tmpl w:val="FF04F35A"/>
    <w:lvl w:ilvl="0" w:tplc="A78C3F98">
      <w:start w:val="1"/>
      <w:numFmt w:val="decimal"/>
      <w:lvlText w:val="%1."/>
      <w:lvlJc w:val="left"/>
      <w:pPr>
        <w:tabs>
          <w:tab w:val="num" w:pos="930"/>
        </w:tabs>
        <w:ind w:left="930" w:hanging="360"/>
      </w:pPr>
      <w:rPr>
        <w:rFonts w:hint="default"/>
      </w:rPr>
    </w:lvl>
    <w:lvl w:ilvl="1" w:tplc="04090019">
      <w:start w:val="1"/>
      <w:numFmt w:val="lowerLetter"/>
      <w:lvlText w:val="%2."/>
      <w:lvlJc w:val="left"/>
      <w:pPr>
        <w:tabs>
          <w:tab w:val="num" w:pos="1650"/>
        </w:tabs>
        <w:ind w:left="1650" w:hanging="360"/>
      </w:pPr>
    </w:lvl>
    <w:lvl w:ilvl="2" w:tplc="0409001B">
      <w:start w:val="1"/>
      <w:numFmt w:val="lowerRoman"/>
      <w:lvlText w:val="%3."/>
      <w:lvlJc w:val="right"/>
      <w:pPr>
        <w:tabs>
          <w:tab w:val="num" w:pos="2370"/>
        </w:tabs>
        <w:ind w:left="2370" w:hanging="180"/>
      </w:pPr>
    </w:lvl>
    <w:lvl w:ilvl="3" w:tplc="0409000F">
      <w:start w:val="1"/>
      <w:numFmt w:val="decimal"/>
      <w:lvlText w:val="%4."/>
      <w:lvlJc w:val="left"/>
      <w:pPr>
        <w:tabs>
          <w:tab w:val="num" w:pos="3090"/>
        </w:tabs>
        <w:ind w:left="3090" w:hanging="360"/>
      </w:pPr>
    </w:lvl>
    <w:lvl w:ilvl="4" w:tplc="04090019">
      <w:start w:val="1"/>
      <w:numFmt w:val="lowerLetter"/>
      <w:lvlText w:val="%5."/>
      <w:lvlJc w:val="left"/>
      <w:pPr>
        <w:tabs>
          <w:tab w:val="num" w:pos="3810"/>
        </w:tabs>
        <w:ind w:left="3810" w:hanging="360"/>
      </w:pPr>
    </w:lvl>
    <w:lvl w:ilvl="5" w:tplc="0409001B">
      <w:start w:val="1"/>
      <w:numFmt w:val="lowerRoman"/>
      <w:lvlText w:val="%6."/>
      <w:lvlJc w:val="right"/>
      <w:pPr>
        <w:tabs>
          <w:tab w:val="num" w:pos="4530"/>
        </w:tabs>
        <w:ind w:left="4530" w:hanging="180"/>
      </w:pPr>
    </w:lvl>
    <w:lvl w:ilvl="6" w:tplc="0409000F">
      <w:start w:val="1"/>
      <w:numFmt w:val="decimal"/>
      <w:lvlText w:val="%7."/>
      <w:lvlJc w:val="left"/>
      <w:pPr>
        <w:tabs>
          <w:tab w:val="num" w:pos="5250"/>
        </w:tabs>
        <w:ind w:left="5250" w:hanging="360"/>
      </w:pPr>
    </w:lvl>
    <w:lvl w:ilvl="7" w:tplc="04090019">
      <w:start w:val="1"/>
      <w:numFmt w:val="lowerLetter"/>
      <w:lvlText w:val="%8."/>
      <w:lvlJc w:val="left"/>
      <w:pPr>
        <w:tabs>
          <w:tab w:val="num" w:pos="5970"/>
        </w:tabs>
        <w:ind w:left="5970" w:hanging="360"/>
      </w:pPr>
    </w:lvl>
    <w:lvl w:ilvl="8" w:tplc="0409001B">
      <w:start w:val="1"/>
      <w:numFmt w:val="lowerRoman"/>
      <w:lvlText w:val="%9."/>
      <w:lvlJc w:val="right"/>
      <w:pPr>
        <w:tabs>
          <w:tab w:val="num" w:pos="6690"/>
        </w:tabs>
        <w:ind w:left="6690" w:hanging="18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17"/>
  </w:num>
  <w:num w:numId="15">
    <w:abstractNumId w:val="21"/>
  </w:num>
  <w:num w:numId="16">
    <w:abstractNumId w:val="20"/>
  </w:num>
  <w:num w:numId="17">
    <w:abstractNumId w:val="1"/>
  </w:num>
  <w:num w:numId="18">
    <w:abstractNumId w:val="2"/>
  </w:num>
  <w:num w:numId="19">
    <w:abstractNumId w:val="14"/>
  </w:num>
  <w:num w:numId="20">
    <w:abstractNumId w:val="3"/>
  </w:num>
  <w:num w:numId="21">
    <w:abstractNumId w:val="16"/>
  </w:num>
  <w:num w:numId="22">
    <w:abstractNumId w:val="11"/>
  </w:num>
  <w:num w:numId="23">
    <w:abstractNumId w:val="0"/>
  </w:num>
  <w:num w:numId="24">
    <w:abstractNumId w:val="15"/>
  </w:num>
  <w:num w:numId="25">
    <w:abstractNumId w:val="6"/>
  </w:num>
  <w:num w:numId="26">
    <w:abstractNumId w:val="19"/>
  </w:num>
  <w:num w:numId="27">
    <w:abstractNumId w:val="13"/>
  </w:num>
  <w:num w:numId="28">
    <w:abstractNumId w:val="18"/>
  </w:num>
  <w:num w:numId="29">
    <w:abstractNumId w:val="9"/>
  </w:num>
  <w:num w:numId="30">
    <w:abstractNumId w:val="10"/>
  </w:num>
  <w:num w:numId="31">
    <w:abstractNumId w:val="4"/>
  </w:num>
  <w:num w:numId="32">
    <w:abstractNumId w:val="5"/>
  </w:num>
  <w:num w:numId="33">
    <w:abstractNumId w:val="8"/>
  </w:num>
  <w:num w:numId="34">
    <w:abstractNumId w:val="12"/>
  </w:num>
  <w:num w:numId="35">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en Ben">
    <w15:presenceInfo w15:providerId="Windows Live" w15:userId="71e0cf55bd9f5c4b"/>
  </w15:person>
  <w15:person w15:author="tran xuan hang">
    <w15:presenceInfo w15:providerId="Windows Live" w15:userId="ff444b09d7936155"/>
  </w15:person>
  <w15:person w15:author="Administrator">
    <w15:presenceInfo w15:providerId="Windows Live" w15:userId="47381764fbc1bb05"/>
  </w15:person>
  <w15:person w15:author="Administrator [2]">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doNotValidateAgainstSchema/>
  <w:doNotDemarcateInvalidXml/>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11F"/>
    <w:rsid w:val="00000761"/>
    <w:rsid w:val="000008D3"/>
    <w:rsid w:val="00000A1F"/>
    <w:rsid w:val="000011E8"/>
    <w:rsid w:val="000019D3"/>
    <w:rsid w:val="0000209D"/>
    <w:rsid w:val="0000211E"/>
    <w:rsid w:val="00002AF5"/>
    <w:rsid w:val="00002BAE"/>
    <w:rsid w:val="00004CCD"/>
    <w:rsid w:val="000058CC"/>
    <w:rsid w:val="00007BE7"/>
    <w:rsid w:val="000106CA"/>
    <w:rsid w:val="00010A4A"/>
    <w:rsid w:val="00011981"/>
    <w:rsid w:val="000122AE"/>
    <w:rsid w:val="000124AB"/>
    <w:rsid w:val="00012826"/>
    <w:rsid w:val="00012834"/>
    <w:rsid w:val="000129A4"/>
    <w:rsid w:val="000138EB"/>
    <w:rsid w:val="00013CE2"/>
    <w:rsid w:val="000144D8"/>
    <w:rsid w:val="000162CE"/>
    <w:rsid w:val="00016815"/>
    <w:rsid w:val="00016F3E"/>
    <w:rsid w:val="00017C06"/>
    <w:rsid w:val="00017E7E"/>
    <w:rsid w:val="000208AD"/>
    <w:rsid w:val="000216EF"/>
    <w:rsid w:val="000217E3"/>
    <w:rsid w:val="000221CD"/>
    <w:rsid w:val="00022E8F"/>
    <w:rsid w:val="00022EED"/>
    <w:rsid w:val="000239D7"/>
    <w:rsid w:val="00023C4A"/>
    <w:rsid w:val="00024351"/>
    <w:rsid w:val="0002456B"/>
    <w:rsid w:val="000246B5"/>
    <w:rsid w:val="000252FA"/>
    <w:rsid w:val="00025E07"/>
    <w:rsid w:val="00027281"/>
    <w:rsid w:val="000276E3"/>
    <w:rsid w:val="00030E88"/>
    <w:rsid w:val="00030F4F"/>
    <w:rsid w:val="0003181C"/>
    <w:rsid w:val="00031990"/>
    <w:rsid w:val="00031C76"/>
    <w:rsid w:val="00033790"/>
    <w:rsid w:val="00033DDA"/>
    <w:rsid w:val="00033E43"/>
    <w:rsid w:val="00035160"/>
    <w:rsid w:val="00035C49"/>
    <w:rsid w:val="000368D5"/>
    <w:rsid w:val="00036E5D"/>
    <w:rsid w:val="00037FD6"/>
    <w:rsid w:val="0004051B"/>
    <w:rsid w:val="00040622"/>
    <w:rsid w:val="00040C9F"/>
    <w:rsid w:val="0004285A"/>
    <w:rsid w:val="00042B32"/>
    <w:rsid w:val="0004323C"/>
    <w:rsid w:val="00043869"/>
    <w:rsid w:val="00043BE3"/>
    <w:rsid w:val="00043DCE"/>
    <w:rsid w:val="000444A6"/>
    <w:rsid w:val="00044713"/>
    <w:rsid w:val="0004568E"/>
    <w:rsid w:val="0004755E"/>
    <w:rsid w:val="00047AD4"/>
    <w:rsid w:val="00047CEB"/>
    <w:rsid w:val="000500DB"/>
    <w:rsid w:val="000522B0"/>
    <w:rsid w:val="000536BC"/>
    <w:rsid w:val="00054514"/>
    <w:rsid w:val="00055338"/>
    <w:rsid w:val="0005614E"/>
    <w:rsid w:val="00057B3C"/>
    <w:rsid w:val="00061A16"/>
    <w:rsid w:val="000625FC"/>
    <w:rsid w:val="00065B18"/>
    <w:rsid w:val="00066D7D"/>
    <w:rsid w:val="0007062B"/>
    <w:rsid w:val="00070756"/>
    <w:rsid w:val="00071102"/>
    <w:rsid w:val="00073E56"/>
    <w:rsid w:val="000762F7"/>
    <w:rsid w:val="000769D3"/>
    <w:rsid w:val="000777BB"/>
    <w:rsid w:val="0008034C"/>
    <w:rsid w:val="0008104E"/>
    <w:rsid w:val="000811AC"/>
    <w:rsid w:val="000816C8"/>
    <w:rsid w:val="0008255C"/>
    <w:rsid w:val="00082E55"/>
    <w:rsid w:val="00083851"/>
    <w:rsid w:val="00083AC4"/>
    <w:rsid w:val="00083BD6"/>
    <w:rsid w:val="000868C4"/>
    <w:rsid w:val="00086C2E"/>
    <w:rsid w:val="00087C4E"/>
    <w:rsid w:val="00087E07"/>
    <w:rsid w:val="00090368"/>
    <w:rsid w:val="0009079A"/>
    <w:rsid w:val="000913BE"/>
    <w:rsid w:val="000916D5"/>
    <w:rsid w:val="000921C0"/>
    <w:rsid w:val="0009261C"/>
    <w:rsid w:val="00092776"/>
    <w:rsid w:val="00093173"/>
    <w:rsid w:val="0009350A"/>
    <w:rsid w:val="00093BC2"/>
    <w:rsid w:val="00093CE6"/>
    <w:rsid w:val="000953F7"/>
    <w:rsid w:val="00095724"/>
    <w:rsid w:val="00095ED5"/>
    <w:rsid w:val="00096177"/>
    <w:rsid w:val="000961BA"/>
    <w:rsid w:val="00097275"/>
    <w:rsid w:val="000978DC"/>
    <w:rsid w:val="000A03D8"/>
    <w:rsid w:val="000A07A0"/>
    <w:rsid w:val="000A0CB5"/>
    <w:rsid w:val="000A112A"/>
    <w:rsid w:val="000A1B75"/>
    <w:rsid w:val="000A2934"/>
    <w:rsid w:val="000A34CC"/>
    <w:rsid w:val="000A361D"/>
    <w:rsid w:val="000A3762"/>
    <w:rsid w:val="000A493C"/>
    <w:rsid w:val="000A5E57"/>
    <w:rsid w:val="000A6F38"/>
    <w:rsid w:val="000A7091"/>
    <w:rsid w:val="000B0115"/>
    <w:rsid w:val="000B0A42"/>
    <w:rsid w:val="000B0AF3"/>
    <w:rsid w:val="000B1AFD"/>
    <w:rsid w:val="000B1F88"/>
    <w:rsid w:val="000B2676"/>
    <w:rsid w:val="000B2E3B"/>
    <w:rsid w:val="000B3499"/>
    <w:rsid w:val="000B3F0D"/>
    <w:rsid w:val="000B42C1"/>
    <w:rsid w:val="000B42D4"/>
    <w:rsid w:val="000B4CF0"/>
    <w:rsid w:val="000B64D3"/>
    <w:rsid w:val="000B724E"/>
    <w:rsid w:val="000C04B5"/>
    <w:rsid w:val="000C0941"/>
    <w:rsid w:val="000C10A2"/>
    <w:rsid w:val="000C1F82"/>
    <w:rsid w:val="000C2600"/>
    <w:rsid w:val="000C2F2E"/>
    <w:rsid w:val="000C3B50"/>
    <w:rsid w:val="000C4D2E"/>
    <w:rsid w:val="000C4EBC"/>
    <w:rsid w:val="000C4F8D"/>
    <w:rsid w:val="000C5146"/>
    <w:rsid w:val="000C52A2"/>
    <w:rsid w:val="000C54FD"/>
    <w:rsid w:val="000C7556"/>
    <w:rsid w:val="000D156A"/>
    <w:rsid w:val="000D16EE"/>
    <w:rsid w:val="000D204A"/>
    <w:rsid w:val="000D4ECA"/>
    <w:rsid w:val="000D62DE"/>
    <w:rsid w:val="000D7597"/>
    <w:rsid w:val="000E2BE4"/>
    <w:rsid w:val="000E2E89"/>
    <w:rsid w:val="000E30AA"/>
    <w:rsid w:val="000E53C3"/>
    <w:rsid w:val="000E541C"/>
    <w:rsid w:val="000E586F"/>
    <w:rsid w:val="000E58DB"/>
    <w:rsid w:val="000E6D7D"/>
    <w:rsid w:val="000E743E"/>
    <w:rsid w:val="000F0108"/>
    <w:rsid w:val="000F03DB"/>
    <w:rsid w:val="000F0DB7"/>
    <w:rsid w:val="000F11CF"/>
    <w:rsid w:val="000F2319"/>
    <w:rsid w:val="000F34FD"/>
    <w:rsid w:val="000F37F9"/>
    <w:rsid w:val="000F3E63"/>
    <w:rsid w:val="000F5367"/>
    <w:rsid w:val="000F59BB"/>
    <w:rsid w:val="000F5D33"/>
    <w:rsid w:val="000F6AF3"/>
    <w:rsid w:val="000F6E87"/>
    <w:rsid w:val="000F7A36"/>
    <w:rsid w:val="00100AA0"/>
    <w:rsid w:val="001014A5"/>
    <w:rsid w:val="001027AC"/>
    <w:rsid w:val="00102B09"/>
    <w:rsid w:val="0010319B"/>
    <w:rsid w:val="001034CA"/>
    <w:rsid w:val="001038C7"/>
    <w:rsid w:val="0010455D"/>
    <w:rsid w:val="00104881"/>
    <w:rsid w:val="001051F7"/>
    <w:rsid w:val="00105512"/>
    <w:rsid w:val="001057A1"/>
    <w:rsid w:val="00107EE4"/>
    <w:rsid w:val="00110CF3"/>
    <w:rsid w:val="0011366E"/>
    <w:rsid w:val="00113CD6"/>
    <w:rsid w:val="00113D27"/>
    <w:rsid w:val="001141F4"/>
    <w:rsid w:val="001147F1"/>
    <w:rsid w:val="001148E1"/>
    <w:rsid w:val="00114DF7"/>
    <w:rsid w:val="001150BB"/>
    <w:rsid w:val="00115279"/>
    <w:rsid w:val="00116597"/>
    <w:rsid w:val="00116B4F"/>
    <w:rsid w:val="0011711E"/>
    <w:rsid w:val="001221FB"/>
    <w:rsid w:val="00122651"/>
    <w:rsid w:val="001245FC"/>
    <w:rsid w:val="001265FB"/>
    <w:rsid w:val="00126AEC"/>
    <w:rsid w:val="00126D96"/>
    <w:rsid w:val="00126F50"/>
    <w:rsid w:val="0012709D"/>
    <w:rsid w:val="001270D9"/>
    <w:rsid w:val="0013010F"/>
    <w:rsid w:val="00130412"/>
    <w:rsid w:val="00130662"/>
    <w:rsid w:val="00130781"/>
    <w:rsid w:val="00130A4D"/>
    <w:rsid w:val="001313FC"/>
    <w:rsid w:val="00131F60"/>
    <w:rsid w:val="0013215E"/>
    <w:rsid w:val="00132C8A"/>
    <w:rsid w:val="001335A1"/>
    <w:rsid w:val="00134270"/>
    <w:rsid w:val="0013529C"/>
    <w:rsid w:val="0013569C"/>
    <w:rsid w:val="00135D3C"/>
    <w:rsid w:val="001364C0"/>
    <w:rsid w:val="001377F9"/>
    <w:rsid w:val="00137F1C"/>
    <w:rsid w:val="0014019E"/>
    <w:rsid w:val="00140D32"/>
    <w:rsid w:val="00142C40"/>
    <w:rsid w:val="00142F20"/>
    <w:rsid w:val="00142F8B"/>
    <w:rsid w:val="0014327F"/>
    <w:rsid w:val="00143B68"/>
    <w:rsid w:val="001444B3"/>
    <w:rsid w:val="0014478B"/>
    <w:rsid w:val="00144844"/>
    <w:rsid w:val="001449D3"/>
    <w:rsid w:val="001449E7"/>
    <w:rsid w:val="00145511"/>
    <w:rsid w:val="00145571"/>
    <w:rsid w:val="00145F1A"/>
    <w:rsid w:val="0014622A"/>
    <w:rsid w:val="00146409"/>
    <w:rsid w:val="001468F0"/>
    <w:rsid w:val="00146D67"/>
    <w:rsid w:val="00147104"/>
    <w:rsid w:val="0014739A"/>
    <w:rsid w:val="0015025A"/>
    <w:rsid w:val="00151116"/>
    <w:rsid w:val="00151A10"/>
    <w:rsid w:val="00153C8D"/>
    <w:rsid w:val="00154064"/>
    <w:rsid w:val="0015456D"/>
    <w:rsid w:val="00154FC2"/>
    <w:rsid w:val="00154FEE"/>
    <w:rsid w:val="00155BBF"/>
    <w:rsid w:val="00155D15"/>
    <w:rsid w:val="00155F4C"/>
    <w:rsid w:val="00155F4D"/>
    <w:rsid w:val="001565E3"/>
    <w:rsid w:val="00156A4F"/>
    <w:rsid w:val="001603B4"/>
    <w:rsid w:val="00160B48"/>
    <w:rsid w:val="001625C7"/>
    <w:rsid w:val="00164C8F"/>
    <w:rsid w:val="001665AD"/>
    <w:rsid w:val="00166659"/>
    <w:rsid w:val="001669CC"/>
    <w:rsid w:val="00166D36"/>
    <w:rsid w:val="0016778F"/>
    <w:rsid w:val="00167E5A"/>
    <w:rsid w:val="00170A8A"/>
    <w:rsid w:val="00170B0F"/>
    <w:rsid w:val="00171F35"/>
    <w:rsid w:val="00172D04"/>
    <w:rsid w:val="001742AB"/>
    <w:rsid w:val="00174D07"/>
    <w:rsid w:val="00174D0B"/>
    <w:rsid w:val="001771DC"/>
    <w:rsid w:val="00177B11"/>
    <w:rsid w:val="00177FEF"/>
    <w:rsid w:val="00180522"/>
    <w:rsid w:val="00181728"/>
    <w:rsid w:val="00183384"/>
    <w:rsid w:val="00183428"/>
    <w:rsid w:val="00183A75"/>
    <w:rsid w:val="00183C9C"/>
    <w:rsid w:val="00183D65"/>
    <w:rsid w:val="00184FD2"/>
    <w:rsid w:val="00186040"/>
    <w:rsid w:val="00187955"/>
    <w:rsid w:val="00187F52"/>
    <w:rsid w:val="0019009A"/>
    <w:rsid w:val="001903E5"/>
    <w:rsid w:val="00190CCE"/>
    <w:rsid w:val="00192214"/>
    <w:rsid w:val="001928F4"/>
    <w:rsid w:val="00193CB4"/>
    <w:rsid w:val="00193FD1"/>
    <w:rsid w:val="0019527F"/>
    <w:rsid w:val="00195497"/>
    <w:rsid w:val="001967D1"/>
    <w:rsid w:val="00196FF8"/>
    <w:rsid w:val="001970E3"/>
    <w:rsid w:val="001973AF"/>
    <w:rsid w:val="001A0322"/>
    <w:rsid w:val="001A049C"/>
    <w:rsid w:val="001A053A"/>
    <w:rsid w:val="001A13EE"/>
    <w:rsid w:val="001A2CC4"/>
    <w:rsid w:val="001A2E57"/>
    <w:rsid w:val="001A30F6"/>
    <w:rsid w:val="001A49B4"/>
    <w:rsid w:val="001A54B9"/>
    <w:rsid w:val="001A6FD9"/>
    <w:rsid w:val="001A7A2D"/>
    <w:rsid w:val="001A7D2E"/>
    <w:rsid w:val="001B0E6C"/>
    <w:rsid w:val="001B0F9D"/>
    <w:rsid w:val="001B16B2"/>
    <w:rsid w:val="001B1AB8"/>
    <w:rsid w:val="001B1FF3"/>
    <w:rsid w:val="001B220F"/>
    <w:rsid w:val="001B27C4"/>
    <w:rsid w:val="001B302A"/>
    <w:rsid w:val="001B366F"/>
    <w:rsid w:val="001B3D33"/>
    <w:rsid w:val="001B5DBB"/>
    <w:rsid w:val="001B6755"/>
    <w:rsid w:val="001B785F"/>
    <w:rsid w:val="001B7951"/>
    <w:rsid w:val="001C0AB8"/>
    <w:rsid w:val="001C11CF"/>
    <w:rsid w:val="001C15F8"/>
    <w:rsid w:val="001C2326"/>
    <w:rsid w:val="001C250B"/>
    <w:rsid w:val="001C2C65"/>
    <w:rsid w:val="001C36F6"/>
    <w:rsid w:val="001C3BBD"/>
    <w:rsid w:val="001C3C16"/>
    <w:rsid w:val="001C4989"/>
    <w:rsid w:val="001C5114"/>
    <w:rsid w:val="001C5AF9"/>
    <w:rsid w:val="001C5CCE"/>
    <w:rsid w:val="001C63AF"/>
    <w:rsid w:val="001C71A7"/>
    <w:rsid w:val="001C7512"/>
    <w:rsid w:val="001D06BC"/>
    <w:rsid w:val="001D1757"/>
    <w:rsid w:val="001D184A"/>
    <w:rsid w:val="001D2788"/>
    <w:rsid w:val="001D2A75"/>
    <w:rsid w:val="001D2D52"/>
    <w:rsid w:val="001D3E41"/>
    <w:rsid w:val="001D764E"/>
    <w:rsid w:val="001E019A"/>
    <w:rsid w:val="001E05E7"/>
    <w:rsid w:val="001E073E"/>
    <w:rsid w:val="001E0EA2"/>
    <w:rsid w:val="001E2EAF"/>
    <w:rsid w:val="001E3026"/>
    <w:rsid w:val="001E3734"/>
    <w:rsid w:val="001E7739"/>
    <w:rsid w:val="001E7749"/>
    <w:rsid w:val="001E7C95"/>
    <w:rsid w:val="001F0841"/>
    <w:rsid w:val="001F1DCA"/>
    <w:rsid w:val="001F284E"/>
    <w:rsid w:val="001F57EB"/>
    <w:rsid w:val="001F66D6"/>
    <w:rsid w:val="001F773D"/>
    <w:rsid w:val="001F774C"/>
    <w:rsid w:val="00200757"/>
    <w:rsid w:val="00200C77"/>
    <w:rsid w:val="00200EBA"/>
    <w:rsid w:val="00200FC0"/>
    <w:rsid w:val="00201406"/>
    <w:rsid w:val="00201BB1"/>
    <w:rsid w:val="0020280C"/>
    <w:rsid w:val="00203CA0"/>
    <w:rsid w:val="00204C0C"/>
    <w:rsid w:val="002052A5"/>
    <w:rsid w:val="00205C7B"/>
    <w:rsid w:val="00206211"/>
    <w:rsid w:val="0020669E"/>
    <w:rsid w:val="00206B19"/>
    <w:rsid w:val="00206EFB"/>
    <w:rsid w:val="00210694"/>
    <w:rsid w:val="00210CB2"/>
    <w:rsid w:val="00211576"/>
    <w:rsid w:val="00212ACC"/>
    <w:rsid w:val="00212EC9"/>
    <w:rsid w:val="00212F5D"/>
    <w:rsid w:val="00212FDC"/>
    <w:rsid w:val="0021579B"/>
    <w:rsid w:val="0021695D"/>
    <w:rsid w:val="00217BE8"/>
    <w:rsid w:val="002204FF"/>
    <w:rsid w:val="002213CD"/>
    <w:rsid w:val="002216CE"/>
    <w:rsid w:val="00222110"/>
    <w:rsid w:val="0022228D"/>
    <w:rsid w:val="002225B7"/>
    <w:rsid w:val="00223451"/>
    <w:rsid w:val="002248BE"/>
    <w:rsid w:val="00224DDD"/>
    <w:rsid w:val="00224F96"/>
    <w:rsid w:val="00224FA6"/>
    <w:rsid w:val="002257CD"/>
    <w:rsid w:val="00225ACC"/>
    <w:rsid w:val="00225B3A"/>
    <w:rsid w:val="002268AA"/>
    <w:rsid w:val="002271D8"/>
    <w:rsid w:val="0022737C"/>
    <w:rsid w:val="00230C87"/>
    <w:rsid w:val="002311AA"/>
    <w:rsid w:val="00231366"/>
    <w:rsid w:val="0023140C"/>
    <w:rsid w:val="002314FD"/>
    <w:rsid w:val="002316DF"/>
    <w:rsid w:val="00231708"/>
    <w:rsid w:val="00232A4A"/>
    <w:rsid w:val="002331A7"/>
    <w:rsid w:val="00233212"/>
    <w:rsid w:val="00233821"/>
    <w:rsid w:val="00233ABC"/>
    <w:rsid w:val="002346D1"/>
    <w:rsid w:val="00234851"/>
    <w:rsid w:val="00234E2A"/>
    <w:rsid w:val="00235C59"/>
    <w:rsid w:val="0023699E"/>
    <w:rsid w:val="0023702B"/>
    <w:rsid w:val="00237AEA"/>
    <w:rsid w:val="00240A43"/>
    <w:rsid w:val="00241A0E"/>
    <w:rsid w:val="0024330E"/>
    <w:rsid w:val="00243A77"/>
    <w:rsid w:val="00244732"/>
    <w:rsid w:val="00244AA7"/>
    <w:rsid w:val="00245640"/>
    <w:rsid w:val="00245A2B"/>
    <w:rsid w:val="0024668B"/>
    <w:rsid w:val="00246AFD"/>
    <w:rsid w:val="002507CB"/>
    <w:rsid w:val="0025385B"/>
    <w:rsid w:val="00253DDA"/>
    <w:rsid w:val="002547C0"/>
    <w:rsid w:val="00254DE2"/>
    <w:rsid w:val="00254E22"/>
    <w:rsid w:val="002555AB"/>
    <w:rsid w:val="00256708"/>
    <w:rsid w:val="002571B1"/>
    <w:rsid w:val="002574AE"/>
    <w:rsid w:val="00257B0E"/>
    <w:rsid w:val="00257EB4"/>
    <w:rsid w:val="00257EC5"/>
    <w:rsid w:val="0026064C"/>
    <w:rsid w:val="00260CA3"/>
    <w:rsid w:val="00261EAB"/>
    <w:rsid w:val="00263098"/>
    <w:rsid w:val="00263EC5"/>
    <w:rsid w:val="002644B7"/>
    <w:rsid w:val="00265862"/>
    <w:rsid w:val="002669E4"/>
    <w:rsid w:val="00266CAD"/>
    <w:rsid w:val="002676B9"/>
    <w:rsid w:val="00267719"/>
    <w:rsid w:val="00271C2B"/>
    <w:rsid w:val="00272471"/>
    <w:rsid w:val="00272D5B"/>
    <w:rsid w:val="00273FBE"/>
    <w:rsid w:val="0027401E"/>
    <w:rsid w:val="0027495E"/>
    <w:rsid w:val="00274D64"/>
    <w:rsid w:val="002755F5"/>
    <w:rsid w:val="00275697"/>
    <w:rsid w:val="00275831"/>
    <w:rsid w:val="0027584C"/>
    <w:rsid w:val="0027601B"/>
    <w:rsid w:val="0027686B"/>
    <w:rsid w:val="0027771B"/>
    <w:rsid w:val="00277F13"/>
    <w:rsid w:val="00280911"/>
    <w:rsid w:val="00281A43"/>
    <w:rsid w:val="00283101"/>
    <w:rsid w:val="002835AA"/>
    <w:rsid w:val="00283626"/>
    <w:rsid w:val="00283E4E"/>
    <w:rsid w:val="0028422C"/>
    <w:rsid w:val="00284885"/>
    <w:rsid w:val="00285583"/>
    <w:rsid w:val="00285B07"/>
    <w:rsid w:val="00286572"/>
    <w:rsid w:val="002875EC"/>
    <w:rsid w:val="0028792C"/>
    <w:rsid w:val="002879DA"/>
    <w:rsid w:val="00290BE2"/>
    <w:rsid w:val="00290CF6"/>
    <w:rsid w:val="002910D8"/>
    <w:rsid w:val="00291175"/>
    <w:rsid w:val="00291655"/>
    <w:rsid w:val="002924B9"/>
    <w:rsid w:val="00292685"/>
    <w:rsid w:val="00294764"/>
    <w:rsid w:val="002965F7"/>
    <w:rsid w:val="002969DE"/>
    <w:rsid w:val="00296F86"/>
    <w:rsid w:val="0029780F"/>
    <w:rsid w:val="002A01FD"/>
    <w:rsid w:val="002A0D95"/>
    <w:rsid w:val="002A296B"/>
    <w:rsid w:val="002A2B04"/>
    <w:rsid w:val="002A2CC7"/>
    <w:rsid w:val="002A3A3E"/>
    <w:rsid w:val="002A4F16"/>
    <w:rsid w:val="002A6ABD"/>
    <w:rsid w:val="002A6C78"/>
    <w:rsid w:val="002A7011"/>
    <w:rsid w:val="002A7DA4"/>
    <w:rsid w:val="002A7E72"/>
    <w:rsid w:val="002B09BA"/>
    <w:rsid w:val="002B1296"/>
    <w:rsid w:val="002B15A5"/>
    <w:rsid w:val="002B19CD"/>
    <w:rsid w:val="002B1F2F"/>
    <w:rsid w:val="002B2303"/>
    <w:rsid w:val="002B3269"/>
    <w:rsid w:val="002B3F70"/>
    <w:rsid w:val="002B4204"/>
    <w:rsid w:val="002B4700"/>
    <w:rsid w:val="002B5231"/>
    <w:rsid w:val="002B5556"/>
    <w:rsid w:val="002B5882"/>
    <w:rsid w:val="002B603B"/>
    <w:rsid w:val="002B70A3"/>
    <w:rsid w:val="002B7176"/>
    <w:rsid w:val="002B730D"/>
    <w:rsid w:val="002C0D08"/>
    <w:rsid w:val="002C11F5"/>
    <w:rsid w:val="002C25F9"/>
    <w:rsid w:val="002C29B2"/>
    <w:rsid w:val="002C2FE1"/>
    <w:rsid w:val="002C314A"/>
    <w:rsid w:val="002C369B"/>
    <w:rsid w:val="002C49C2"/>
    <w:rsid w:val="002C548A"/>
    <w:rsid w:val="002C594C"/>
    <w:rsid w:val="002C7015"/>
    <w:rsid w:val="002C70AF"/>
    <w:rsid w:val="002C7C3C"/>
    <w:rsid w:val="002D0437"/>
    <w:rsid w:val="002D0B80"/>
    <w:rsid w:val="002D0CBE"/>
    <w:rsid w:val="002D15CF"/>
    <w:rsid w:val="002D1BFA"/>
    <w:rsid w:val="002D24BF"/>
    <w:rsid w:val="002D2A5C"/>
    <w:rsid w:val="002D3B66"/>
    <w:rsid w:val="002D41BE"/>
    <w:rsid w:val="002D48D8"/>
    <w:rsid w:val="002D6362"/>
    <w:rsid w:val="002D69E0"/>
    <w:rsid w:val="002D7765"/>
    <w:rsid w:val="002E0CB9"/>
    <w:rsid w:val="002E2339"/>
    <w:rsid w:val="002E2776"/>
    <w:rsid w:val="002E39D2"/>
    <w:rsid w:val="002E4089"/>
    <w:rsid w:val="002E4327"/>
    <w:rsid w:val="002E499C"/>
    <w:rsid w:val="002E5295"/>
    <w:rsid w:val="002E78B5"/>
    <w:rsid w:val="002F0188"/>
    <w:rsid w:val="002F1579"/>
    <w:rsid w:val="002F207E"/>
    <w:rsid w:val="002F2F35"/>
    <w:rsid w:val="002F347E"/>
    <w:rsid w:val="002F4768"/>
    <w:rsid w:val="002F496E"/>
    <w:rsid w:val="002F4B91"/>
    <w:rsid w:val="002F6C6D"/>
    <w:rsid w:val="002F6D26"/>
    <w:rsid w:val="002F762B"/>
    <w:rsid w:val="0030074E"/>
    <w:rsid w:val="00301143"/>
    <w:rsid w:val="00301D09"/>
    <w:rsid w:val="003031B3"/>
    <w:rsid w:val="003037BA"/>
    <w:rsid w:val="003066B0"/>
    <w:rsid w:val="00306F29"/>
    <w:rsid w:val="0030733F"/>
    <w:rsid w:val="00307879"/>
    <w:rsid w:val="00310497"/>
    <w:rsid w:val="00310792"/>
    <w:rsid w:val="00310949"/>
    <w:rsid w:val="0031124F"/>
    <w:rsid w:val="00311F1E"/>
    <w:rsid w:val="0031259F"/>
    <w:rsid w:val="003126C9"/>
    <w:rsid w:val="00312B18"/>
    <w:rsid w:val="003138D0"/>
    <w:rsid w:val="00313EC3"/>
    <w:rsid w:val="0031465F"/>
    <w:rsid w:val="00314681"/>
    <w:rsid w:val="003149D6"/>
    <w:rsid w:val="00314FB8"/>
    <w:rsid w:val="00315299"/>
    <w:rsid w:val="00315A3B"/>
    <w:rsid w:val="00320D59"/>
    <w:rsid w:val="003215DB"/>
    <w:rsid w:val="00321E27"/>
    <w:rsid w:val="0032237B"/>
    <w:rsid w:val="003229CD"/>
    <w:rsid w:val="00323076"/>
    <w:rsid w:val="0032360F"/>
    <w:rsid w:val="00323BAD"/>
    <w:rsid w:val="00325A85"/>
    <w:rsid w:val="00325B2F"/>
    <w:rsid w:val="00325F78"/>
    <w:rsid w:val="003272C0"/>
    <w:rsid w:val="003277D4"/>
    <w:rsid w:val="003278BC"/>
    <w:rsid w:val="0033143D"/>
    <w:rsid w:val="00332BFB"/>
    <w:rsid w:val="00332D08"/>
    <w:rsid w:val="00333E7A"/>
    <w:rsid w:val="003341C0"/>
    <w:rsid w:val="003342E9"/>
    <w:rsid w:val="00334661"/>
    <w:rsid w:val="00334858"/>
    <w:rsid w:val="00334C2B"/>
    <w:rsid w:val="00335D59"/>
    <w:rsid w:val="00336396"/>
    <w:rsid w:val="00337153"/>
    <w:rsid w:val="00337872"/>
    <w:rsid w:val="0034084F"/>
    <w:rsid w:val="00342C7C"/>
    <w:rsid w:val="00342CEA"/>
    <w:rsid w:val="0034327E"/>
    <w:rsid w:val="00343D2F"/>
    <w:rsid w:val="00344ACC"/>
    <w:rsid w:val="00345768"/>
    <w:rsid w:val="00345922"/>
    <w:rsid w:val="00345F2F"/>
    <w:rsid w:val="003461AB"/>
    <w:rsid w:val="00346D2E"/>
    <w:rsid w:val="003474B1"/>
    <w:rsid w:val="003527E0"/>
    <w:rsid w:val="0035346D"/>
    <w:rsid w:val="003534F1"/>
    <w:rsid w:val="003536AA"/>
    <w:rsid w:val="003554EB"/>
    <w:rsid w:val="00356FC6"/>
    <w:rsid w:val="003573D9"/>
    <w:rsid w:val="00357D9E"/>
    <w:rsid w:val="0036050D"/>
    <w:rsid w:val="003608AE"/>
    <w:rsid w:val="00360C5A"/>
    <w:rsid w:val="003618BF"/>
    <w:rsid w:val="00362A0D"/>
    <w:rsid w:val="00362D30"/>
    <w:rsid w:val="00362DDE"/>
    <w:rsid w:val="003633A5"/>
    <w:rsid w:val="00363F79"/>
    <w:rsid w:val="0036462E"/>
    <w:rsid w:val="003654FC"/>
    <w:rsid w:val="00365BEF"/>
    <w:rsid w:val="00365D3A"/>
    <w:rsid w:val="00366345"/>
    <w:rsid w:val="0036656B"/>
    <w:rsid w:val="00366E31"/>
    <w:rsid w:val="003673EA"/>
    <w:rsid w:val="003674D6"/>
    <w:rsid w:val="00370E7B"/>
    <w:rsid w:val="003716BE"/>
    <w:rsid w:val="003719E9"/>
    <w:rsid w:val="00371AB8"/>
    <w:rsid w:val="00371E76"/>
    <w:rsid w:val="003734B5"/>
    <w:rsid w:val="00373F11"/>
    <w:rsid w:val="00374253"/>
    <w:rsid w:val="00374E20"/>
    <w:rsid w:val="0037592C"/>
    <w:rsid w:val="00375E79"/>
    <w:rsid w:val="00376623"/>
    <w:rsid w:val="00376644"/>
    <w:rsid w:val="00376AEF"/>
    <w:rsid w:val="00377109"/>
    <w:rsid w:val="0037760D"/>
    <w:rsid w:val="00377E7E"/>
    <w:rsid w:val="003802A4"/>
    <w:rsid w:val="003808F7"/>
    <w:rsid w:val="003810C2"/>
    <w:rsid w:val="00382D72"/>
    <w:rsid w:val="0038305E"/>
    <w:rsid w:val="003841B7"/>
    <w:rsid w:val="00384F36"/>
    <w:rsid w:val="003858B4"/>
    <w:rsid w:val="003860D3"/>
    <w:rsid w:val="00386B5C"/>
    <w:rsid w:val="00387B8E"/>
    <w:rsid w:val="00390607"/>
    <w:rsid w:val="00390A5F"/>
    <w:rsid w:val="00391717"/>
    <w:rsid w:val="00391D1D"/>
    <w:rsid w:val="00392710"/>
    <w:rsid w:val="003927DB"/>
    <w:rsid w:val="0039346D"/>
    <w:rsid w:val="00393808"/>
    <w:rsid w:val="00395C32"/>
    <w:rsid w:val="00396867"/>
    <w:rsid w:val="003969A4"/>
    <w:rsid w:val="00396FB4"/>
    <w:rsid w:val="0039717C"/>
    <w:rsid w:val="003A01CC"/>
    <w:rsid w:val="003A0A90"/>
    <w:rsid w:val="003A12EC"/>
    <w:rsid w:val="003A1504"/>
    <w:rsid w:val="003A2525"/>
    <w:rsid w:val="003A3049"/>
    <w:rsid w:val="003A30B2"/>
    <w:rsid w:val="003A3420"/>
    <w:rsid w:val="003A4FD7"/>
    <w:rsid w:val="003A5D30"/>
    <w:rsid w:val="003A63B7"/>
    <w:rsid w:val="003A787C"/>
    <w:rsid w:val="003B0142"/>
    <w:rsid w:val="003B0384"/>
    <w:rsid w:val="003B0C1B"/>
    <w:rsid w:val="003B0E74"/>
    <w:rsid w:val="003B1AD2"/>
    <w:rsid w:val="003B300E"/>
    <w:rsid w:val="003B31EF"/>
    <w:rsid w:val="003B6A48"/>
    <w:rsid w:val="003B7365"/>
    <w:rsid w:val="003C098E"/>
    <w:rsid w:val="003C0DEF"/>
    <w:rsid w:val="003C1256"/>
    <w:rsid w:val="003C13D7"/>
    <w:rsid w:val="003C19A0"/>
    <w:rsid w:val="003C2333"/>
    <w:rsid w:val="003C31DE"/>
    <w:rsid w:val="003C32E5"/>
    <w:rsid w:val="003C3541"/>
    <w:rsid w:val="003C3756"/>
    <w:rsid w:val="003C37A6"/>
    <w:rsid w:val="003C3878"/>
    <w:rsid w:val="003C4119"/>
    <w:rsid w:val="003C43D7"/>
    <w:rsid w:val="003C5C00"/>
    <w:rsid w:val="003C65D9"/>
    <w:rsid w:val="003C6DA2"/>
    <w:rsid w:val="003C79A0"/>
    <w:rsid w:val="003C7D81"/>
    <w:rsid w:val="003D003E"/>
    <w:rsid w:val="003D0324"/>
    <w:rsid w:val="003D4A82"/>
    <w:rsid w:val="003D52E3"/>
    <w:rsid w:val="003D55F9"/>
    <w:rsid w:val="003D635A"/>
    <w:rsid w:val="003D6409"/>
    <w:rsid w:val="003D682E"/>
    <w:rsid w:val="003D684C"/>
    <w:rsid w:val="003D6D57"/>
    <w:rsid w:val="003D7013"/>
    <w:rsid w:val="003E04A6"/>
    <w:rsid w:val="003E1528"/>
    <w:rsid w:val="003E15DF"/>
    <w:rsid w:val="003E1B19"/>
    <w:rsid w:val="003E23A2"/>
    <w:rsid w:val="003E26A7"/>
    <w:rsid w:val="003E31B3"/>
    <w:rsid w:val="003E3F52"/>
    <w:rsid w:val="003E573A"/>
    <w:rsid w:val="003E6364"/>
    <w:rsid w:val="003E748B"/>
    <w:rsid w:val="003E7EBD"/>
    <w:rsid w:val="003F0112"/>
    <w:rsid w:val="003F0CAD"/>
    <w:rsid w:val="003F0D97"/>
    <w:rsid w:val="003F2E73"/>
    <w:rsid w:val="003F2EEC"/>
    <w:rsid w:val="003F3901"/>
    <w:rsid w:val="003F48EA"/>
    <w:rsid w:val="003F4EFA"/>
    <w:rsid w:val="003F5064"/>
    <w:rsid w:val="003F5417"/>
    <w:rsid w:val="003F5BFC"/>
    <w:rsid w:val="003F69F5"/>
    <w:rsid w:val="003F7932"/>
    <w:rsid w:val="004020DB"/>
    <w:rsid w:val="00402527"/>
    <w:rsid w:val="00403752"/>
    <w:rsid w:val="004049DF"/>
    <w:rsid w:val="00404E89"/>
    <w:rsid w:val="004052D1"/>
    <w:rsid w:val="0040679F"/>
    <w:rsid w:val="00406BF2"/>
    <w:rsid w:val="00407026"/>
    <w:rsid w:val="00410415"/>
    <w:rsid w:val="00410C28"/>
    <w:rsid w:val="004121A7"/>
    <w:rsid w:val="0041314F"/>
    <w:rsid w:val="00413B87"/>
    <w:rsid w:val="00413BDD"/>
    <w:rsid w:val="00413F9C"/>
    <w:rsid w:val="0041404A"/>
    <w:rsid w:val="004143A0"/>
    <w:rsid w:val="00414436"/>
    <w:rsid w:val="00416D3B"/>
    <w:rsid w:val="00416EAA"/>
    <w:rsid w:val="00417492"/>
    <w:rsid w:val="00417952"/>
    <w:rsid w:val="00417A57"/>
    <w:rsid w:val="00417F7E"/>
    <w:rsid w:val="00422899"/>
    <w:rsid w:val="00422FD0"/>
    <w:rsid w:val="00423146"/>
    <w:rsid w:val="004237CA"/>
    <w:rsid w:val="0042436C"/>
    <w:rsid w:val="004261FA"/>
    <w:rsid w:val="0042708D"/>
    <w:rsid w:val="00427136"/>
    <w:rsid w:val="004271F8"/>
    <w:rsid w:val="00427272"/>
    <w:rsid w:val="00430120"/>
    <w:rsid w:val="0043164C"/>
    <w:rsid w:val="00432FF5"/>
    <w:rsid w:val="004345AA"/>
    <w:rsid w:val="0043576D"/>
    <w:rsid w:val="00437AB3"/>
    <w:rsid w:val="0044555F"/>
    <w:rsid w:val="0044560C"/>
    <w:rsid w:val="0044633F"/>
    <w:rsid w:val="00446377"/>
    <w:rsid w:val="00446432"/>
    <w:rsid w:val="0044654B"/>
    <w:rsid w:val="00447C30"/>
    <w:rsid w:val="00447C6B"/>
    <w:rsid w:val="00447FDC"/>
    <w:rsid w:val="004513C0"/>
    <w:rsid w:val="0045191C"/>
    <w:rsid w:val="004519BB"/>
    <w:rsid w:val="004536DF"/>
    <w:rsid w:val="00454C4F"/>
    <w:rsid w:val="0045533E"/>
    <w:rsid w:val="00455CDE"/>
    <w:rsid w:val="004561B7"/>
    <w:rsid w:val="00457037"/>
    <w:rsid w:val="00457BD6"/>
    <w:rsid w:val="00460BA9"/>
    <w:rsid w:val="00461D76"/>
    <w:rsid w:val="00462863"/>
    <w:rsid w:val="004656C6"/>
    <w:rsid w:val="00465700"/>
    <w:rsid w:val="00465713"/>
    <w:rsid w:val="004664F8"/>
    <w:rsid w:val="00466683"/>
    <w:rsid w:val="0046728C"/>
    <w:rsid w:val="004676A9"/>
    <w:rsid w:val="0047029E"/>
    <w:rsid w:val="00471C1E"/>
    <w:rsid w:val="004720C2"/>
    <w:rsid w:val="0047222E"/>
    <w:rsid w:val="00472BD5"/>
    <w:rsid w:val="004738D5"/>
    <w:rsid w:val="00473E63"/>
    <w:rsid w:val="00474399"/>
    <w:rsid w:val="0047597B"/>
    <w:rsid w:val="004759D3"/>
    <w:rsid w:val="00475A8F"/>
    <w:rsid w:val="004760D6"/>
    <w:rsid w:val="00476116"/>
    <w:rsid w:val="004767D5"/>
    <w:rsid w:val="0047701B"/>
    <w:rsid w:val="0047714D"/>
    <w:rsid w:val="00477489"/>
    <w:rsid w:val="0048074C"/>
    <w:rsid w:val="0048121E"/>
    <w:rsid w:val="00483B27"/>
    <w:rsid w:val="00483F65"/>
    <w:rsid w:val="00484027"/>
    <w:rsid w:val="00484327"/>
    <w:rsid w:val="00484EF7"/>
    <w:rsid w:val="00485572"/>
    <w:rsid w:val="004856C1"/>
    <w:rsid w:val="00485A2D"/>
    <w:rsid w:val="00485AC3"/>
    <w:rsid w:val="00486DDF"/>
    <w:rsid w:val="00486F8D"/>
    <w:rsid w:val="004900E4"/>
    <w:rsid w:val="00490530"/>
    <w:rsid w:val="00490640"/>
    <w:rsid w:val="0049078B"/>
    <w:rsid w:val="004920AC"/>
    <w:rsid w:val="00492D4A"/>
    <w:rsid w:val="0049369B"/>
    <w:rsid w:val="00493B8D"/>
    <w:rsid w:val="00494142"/>
    <w:rsid w:val="004946F9"/>
    <w:rsid w:val="00494C34"/>
    <w:rsid w:val="00494F31"/>
    <w:rsid w:val="00496244"/>
    <w:rsid w:val="004963C9"/>
    <w:rsid w:val="00497F61"/>
    <w:rsid w:val="00497FD5"/>
    <w:rsid w:val="004A190D"/>
    <w:rsid w:val="004A1E23"/>
    <w:rsid w:val="004A285A"/>
    <w:rsid w:val="004A2AF1"/>
    <w:rsid w:val="004A3A45"/>
    <w:rsid w:val="004A44A9"/>
    <w:rsid w:val="004A6063"/>
    <w:rsid w:val="004A613C"/>
    <w:rsid w:val="004A69FD"/>
    <w:rsid w:val="004A712C"/>
    <w:rsid w:val="004A7390"/>
    <w:rsid w:val="004B0D3F"/>
    <w:rsid w:val="004B15DE"/>
    <w:rsid w:val="004B22D3"/>
    <w:rsid w:val="004B27A6"/>
    <w:rsid w:val="004B3011"/>
    <w:rsid w:val="004B3073"/>
    <w:rsid w:val="004B4422"/>
    <w:rsid w:val="004B4554"/>
    <w:rsid w:val="004B494E"/>
    <w:rsid w:val="004B54E4"/>
    <w:rsid w:val="004B65EF"/>
    <w:rsid w:val="004B7277"/>
    <w:rsid w:val="004C0349"/>
    <w:rsid w:val="004C0F7A"/>
    <w:rsid w:val="004C1D17"/>
    <w:rsid w:val="004C22D9"/>
    <w:rsid w:val="004C2AA8"/>
    <w:rsid w:val="004C3EC6"/>
    <w:rsid w:val="004C4B86"/>
    <w:rsid w:val="004C54FB"/>
    <w:rsid w:val="004C5F81"/>
    <w:rsid w:val="004C657D"/>
    <w:rsid w:val="004C6623"/>
    <w:rsid w:val="004C67D7"/>
    <w:rsid w:val="004C6CA5"/>
    <w:rsid w:val="004C74AA"/>
    <w:rsid w:val="004C77C8"/>
    <w:rsid w:val="004D0E4F"/>
    <w:rsid w:val="004D20F7"/>
    <w:rsid w:val="004D2F66"/>
    <w:rsid w:val="004D3084"/>
    <w:rsid w:val="004D3197"/>
    <w:rsid w:val="004D3648"/>
    <w:rsid w:val="004D4523"/>
    <w:rsid w:val="004D5BFF"/>
    <w:rsid w:val="004D6046"/>
    <w:rsid w:val="004D6577"/>
    <w:rsid w:val="004D6A2E"/>
    <w:rsid w:val="004D7315"/>
    <w:rsid w:val="004D7D25"/>
    <w:rsid w:val="004D7E73"/>
    <w:rsid w:val="004D7F1D"/>
    <w:rsid w:val="004E0EB9"/>
    <w:rsid w:val="004E0FF9"/>
    <w:rsid w:val="004E168A"/>
    <w:rsid w:val="004E36D5"/>
    <w:rsid w:val="004E39BE"/>
    <w:rsid w:val="004E3A0F"/>
    <w:rsid w:val="004E401A"/>
    <w:rsid w:val="004E433A"/>
    <w:rsid w:val="004E50DD"/>
    <w:rsid w:val="004E5694"/>
    <w:rsid w:val="004E58C3"/>
    <w:rsid w:val="004E6CC2"/>
    <w:rsid w:val="004E6CC6"/>
    <w:rsid w:val="004E6F10"/>
    <w:rsid w:val="004F12BD"/>
    <w:rsid w:val="004F152D"/>
    <w:rsid w:val="004F17FB"/>
    <w:rsid w:val="004F2D92"/>
    <w:rsid w:val="004F327F"/>
    <w:rsid w:val="004F3316"/>
    <w:rsid w:val="004F3D8E"/>
    <w:rsid w:val="004F43D8"/>
    <w:rsid w:val="004F4F58"/>
    <w:rsid w:val="004F593C"/>
    <w:rsid w:val="004F5A92"/>
    <w:rsid w:val="004F5BB1"/>
    <w:rsid w:val="004F5EDD"/>
    <w:rsid w:val="004F5EFF"/>
    <w:rsid w:val="004F71D1"/>
    <w:rsid w:val="00500033"/>
    <w:rsid w:val="0050008F"/>
    <w:rsid w:val="00500476"/>
    <w:rsid w:val="00500765"/>
    <w:rsid w:val="00500D80"/>
    <w:rsid w:val="00500D88"/>
    <w:rsid w:val="00502223"/>
    <w:rsid w:val="00502311"/>
    <w:rsid w:val="00502A30"/>
    <w:rsid w:val="00503032"/>
    <w:rsid w:val="00503502"/>
    <w:rsid w:val="005035A3"/>
    <w:rsid w:val="00503FB4"/>
    <w:rsid w:val="005040AE"/>
    <w:rsid w:val="00504448"/>
    <w:rsid w:val="005055B5"/>
    <w:rsid w:val="00505F96"/>
    <w:rsid w:val="00506C4E"/>
    <w:rsid w:val="00506EF1"/>
    <w:rsid w:val="0050754A"/>
    <w:rsid w:val="00507720"/>
    <w:rsid w:val="00510721"/>
    <w:rsid w:val="00511010"/>
    <w:rsid w:val="00511489"/>
    <w:rsid w:val="00512D14"/>
    <w:rsid w:val="00513731"/>
    <w:rsid w:val="005147A6"/>
    <w:rsid w:val="00514837"/>
    <w:rsid w:val="00514F12"/>
    <w:rsid w:val="00515A79"/>
    <w:rsid w:val="005203A7"/>
    <w:rsid w:val="005206BF"/>
    <w:rsid w:val="00521D53"/>
    <w:rsid w:val="00522729"/>
    <w:rsid w:val="00522CCB"/>
    <w:rsid w:val="00522EE4"/>
    <w:rsid w:val="00522FBC"/>
    <w:rsid w:val="005248E6"/>
    <w:rsid w:val="00524D60"/>
    <w:rsid w:val="00525155"/>
    <w:rsid w:val="005259A6"/>
    <w:rsid w:val="00526653"/>
    <w:rsid w:val="00526B35"/>
    <w:rsid w:val="005277D2"/>
    <w:rsid w:val="00531186"/>
    <w:rsid w:val="00531994"/>
    <w:rsid w:val="00531CFB"/>
    <w:rsid w:val="00532381"/>
    <w:rsid w:val="00532607"/>
    <w:rsid w:val="00532A5B"/>
    <w:rsid w:val="00534C7F"/>
    <w:rsid w:val="0053564E"/>
    <w:rsid w:val="005359B0"/>
    <w:rsid w:val="00535C48"/>
    <w:rsid w:val="00536D1F"/>
    <w:rsid w:val="0053738F"/>
    <w:rsid w:val="00537F34"/>
    <w:rsid w:val="00540065"/>
    <w:rsid w:val="005400A6"/>
    <w:rsid w:val="005404B2"/>
    <w:rsid w:val="005407C4"/>
    <w:rsid w:val="005408DE"/>
    <w:rsid w:val="005408FF"/>
    <w:rsid w:val="00541177"/>
    <w:rsid w:val="00541288"/>
    <w:rsid w:val="00542670"/>
    <w:rsid w:val="00542D7E"/>
    <w:rsid w:val="005440B9"/>
    <w:rsid w:val="00544231"/>
    <w:rsid w:val="005444EF"/>
    <w:rsid w:val="005447CC"/>
    <w:rsid w:val="00544B93"/>
    <w:rsid w:val="00544EBE"/>
    <w:rsid w:val="00546C52"/>
    <w:rsid w:val="00546EC0"/>
    <w:rsid w:val="00546F3B"/>
    <w:rsid w:val="005478BA"/>
    <w:rsid w:val="0055009C"/>
    <w:rsid w:val="005503EA"/>
    <w:rsid w:val="005521FD"/>
    <w:rsid w:val="005523D0"/>
    <w:rsid w:val="005532E7"/>
    <w:rsid w:val="005565B3"/>
    <w:rsid w:val="005609CC"/>
    <w:rsid w:val="00560AF3"/>
    <w:rsid w:val="00562453"/>
    <w:rsid w:val="005629DE"/>
    <w:rsid w:val="00563557"/>
    <w:rsid w:val="00563B35"/>
    <w:rsid w:val="005641AB"/>
    <w:rsid w:val="00564E00"/>
    <w:rsid w:val="005650E5"/>
    <w:rsid w:val="00565F10"/>
    <w:rsid w:val="00566C56"/>
    <w:rsid w:val="005673AD"/>
    <w:rsid w:val="0056781B"/>
    <w:rsid w:val="00567C6F"/>
    <w:rsid w:val="00567C89"/>
    <w:rsid w:val="00570E0A"/>
    <w:rsid w:val="00570E14"/>
    <w:rsid w:val="00571187"/>
    <w:rsid w:val="005712EA"/>
    <w:rsid w:val="005713DF"/>
    <w:rsid w:val="0057291F"/>
    <w:rsid w:val="00573839"/>
    <w:rsid w:val="005747E4"/>
    <w:rsid w:val="00574E55"/>
    <w:rsid w:val="005752B0"/>
    <w:rsid w:val="00576351"/>
    <w:rsid w:val="00576D79"/>
    <w:rsid w:val="0057734E"/>
    <w:rsid w:val="00580570"/>
    <w:rsid w:val="00580C51"/>
    <w:rsid w:val="00581608"/>
    <w:rsid w:val="00581B58"/>
    <w:rsid w:val="00581BA9"/>
    <w:rsid w:val="00581FA2"/>
    <w:rsid w:val="00582E80"/>
    <w:rsid w:val="005831E3"/>
    <w:rsid w:val="0058325E"/>
    <w:rsid w:val="005834DF"/>
    <w:rsid w:val="00583860"/>
    <w:rsid w:val="005862AC"/>
    <w:rsid w:val="00586549"/>
    <w:rsid w:val="00586E58"/>
    <w:rsid w:val="0058700A"/>
    <w:rsid w:val="00590A9D"/>
    <w:rsid w:val="0059218F"/>
    <w:rsid w:val="00592702"/>
    <w:rsid w:val="00593046"/>
    <w:rsid w:val="005931D9"/>
    <w:rsid w:val="005939AA"/>
    <w:rsid w:val="005939E8"/>
    <w:rsid w:val="00593EC1"/>
    <w:rsid w:val="005943DD"/>
    <w:rsid w:val="005962C1"/>
    <w:rsid w:val="00596496"/>
    <w:rsid w:val="0059685D"/>
    <w:rsid w:val="005979C0"/>
    <w:rsid w:val="005A083C"/>
    <w:rsid w:val="005A0C5A"/>
    <w:rsid w:val="005A0F28"/>
    <w:rsid w:val="005A1191"/>
    <w:rsid w:val="005A2139"/>
    <w:rsid w:val="005A3727"/>
    <w:rsid w:val="005A4600"/>
    <w:rsid w:val="005A5524"/>
    <w:rsid w:val="005A596F"/>
    <w:rsid w:val="005A666E"/>
    <w:rsid w:val="005A6B0C"/>
    <w:rsid w:val="005A6D94"/>
    <w:rsid w:val="005A7A90"/>
    <w:rsid w:val="005B0496"/>
    <w:rsid w:val="005B0999"/>
    <w:rsid w:val="005B1601"/>
    <w:rsid w:val="005B1CE5"/>
    <w:rsid w:val="005B298A"/>
    <w:rsid w:val="005B2B05"/>
    <w:rsid w:val="005B442F"/>
    <w:rsid w:val="005B489F"/>
    <w:rsid w:val="005B48A8"/>
    <w:rsid w:val="005B4C08"/>
    <w:rsid w:val="005B649B"/>
    <w:rsid w:val="005B65ED"/>
    <w:rsid w:val="005B6A23"/>
    <w:rsid w:val="005B77D1"/>
    <w:rsid w:val="005B7823"/>
    <w:rsid w:val="005C0F18"/>
    <w:rsid w:val="005C1542"/>
    <w:rsid w:val="005C1E7C"/>
    <w:rsid w:val="005C1F00"/>
    <w:rsid w:val="005C2269"/>
    <w:rsid w:val="005C233C"/>
    <w:rsid w:val="005C31D7"/>
    <w:rsid w:val="005C343F"/>
    <w:rsid w:val="005C471D"/>
    <w:rsid w:val="005C4F48"/>
    <w:rsid w:val="005C5B95"/>
    <w:rsid w:val="005C6923"/>
    <w:rsid w:val="005C7135"/>
    <w:rsid w:val="005C714A"/>
    <w:rsid w:val="005C7449"/>
    <w:rsid w:val="005C7A54"/>
    <w:rsid w:val="005D0A0A"/>
    <w:rsid w:val="005D0C60"/>
    <w:rsid w:val="005D0DFD"/>
    <w:rsid w:val="005D14E0"/>
    <w:rsid w:val="005D16E8"/>
    <w:rsid w:val="005D202D"/>
    <w:rsid w:val="005D21D3"/>
    <w:rsid w:val="005D3743"/>
    <w:rsid w:val="005D4B64"/>
    <w:rsid w:val="005D5ECA"/>
    <w:rsid w:val="005D5EF7"/>
    <w:rsid w:val="005D627C"/>
    <w:rsid w:val="005D6962"/>
    <w:rsid w:val="005D7799"/>
    <w:rsid w:val="005D7CCE"/>
    <w:rsid w:val="005E036D"/>
    <w:rsid w:val="005E21E3"/>
    <w:rsid w:val="005E298C"/>
    <w:rsid w:val="005E2E31"/>
    <w:rsid w:val="005E4E59"/>
    <w:rsid w:val="005E5049"/>
    <w:rsid w:val="005E5311"/>
    <w:rsid w:val="005E5DF9"/>
    <w:rsid w:val="005E65EC"/>
    <w:rsid w:val="005E65FC"/>
    <w:rsid w:val="005E6E1F"/>
    <w:rsid w:val="005E7532"/>
    <w:rsid w:val="005F1928"/>
    <w:rsid w:val="005F1B29"/>
    <w:rsid w:val="005F1CCD"/>
    <w:rsid w:val="005F1F09"/>
    <w:rsid w:val="005F296B"/>
    <w:rsid w:val="005F43B5"/>
    <w:rsid w:val="005F67DE"/>
    <w:rsid w:val="005F6AD3"/>
    <w:rsid w:val="005F6ADD"/>
    <w:rsid w:val="005F7A61"/>
    <w:rsid w:val="00601610"/>
    <w:rsid w:val="0060265A"/>
    <w:rsid w:val="00603F9B"/>
    <w:rsid w:val="006041FB"/>
    <w:rsid w:val="006045AF"/>
    <w:rsid w:val="00604823"/>
    <w:rsid w:val="00604F69"/>
    <w:rsid w:val="00604FED"/>
    <w:rsid w:val="00607E44"/>
    <w:rsid w:val="00607E75"/>
    <w:rsid w:val="006113F0"/>
    <w:rsid w:val="00611C34"/>
    <w:rsid w:val="006125C7"/>
    <w:rsid w:val="0061524B"/>
    <w:rsid w:val="00615822"/>
    <w:rsid w:val="00615D9E"/>
    <w:rsid w:val="006162A8"/>
    <w:rsid w:val="006174E4"/>
    <w:rsid w:val="00617F39"/>
    <w:rsid w:val="00620488"/>
    <w:rsid w:val="006215A9"/>
    <w:rsid w:val="0062163B"/>
    <w:rsid w:val="00621BC9"/>
    <w:rsid w:val="00621D4D"/>
    <w:rsid w:val="00622139"/>
    <w:rsid w:val="006221A3"/>
    <w:rsid w:val="00622601"/>
    <w:rsid w:val="00624A40"/>
    <w:rsid w:val="0062513C"/>
    <w:rsid w:val="0062666D"/>
    <w:rsid w:val="00626BCA"/>
    <w:rsid w:val="00627180"/>
    <w:rsid w:val="00627C09"/>
    <w:rsid w:val="00627C8C"/>
    <w:rsid w:val="0063025C"/>
    <w:rsid w:val="00631166"/>
    <w:rsid w:val="00632390"/>
    <w:rsid w:val="00632E70"/>
    <w:rsid w:val="006333C4"/>
    <w:rsid w:val="00633C10"/>
    <w:rsid w:val="0063480F"/>
    <w:rsid w:val="006351D9"/>
    <w:rsid w:val="0063544E"/>
    <w:rsid w:val="006357BA"/>
    <w:rsid w:val="00635CF0"/>
    <w:rsid w:val="00636A81"/>
    <w:rsid w:val="00637008"/>
    <w:rsid w:val="00637D9A"/>
    <w:rsid w:val="00637EA2"/>
    <w:rsid w:val="0064020B"/>
    <w:rsid w:val="00641BE9"/>
    <w:rsid w:val="006434DF"/>
    <w:rsid w:val="006434EC"/>
    <w:rsid w:val="00644ACC"/>
    <w:rsid w:val="00645070"/>
    <w:rsid w:val="006453F3"/>
    <w:rsid w:val="00646216"/>
    <w:rsid w:val="006463F6"/>
    <w:rsid w:val="00646E7A"/>
    <w:rsid w:val="00647DD3"/>
    <w:rsid w:val="00650330"/>
    <w:rsid w:val="00651299"/>
    <w:rsid w:val="0065154E"/>
    <w:rsid w:val="00651D43"/>
    <w:rsid w:val="006535AD"/>
    <w:rsid w:val="006542C8"/>
    <w:rsid w:val="00654B52"/>
    <w:rsid w:val="00654E25"/>
    <w:rsid w:val="006557FC"/>
    <w:rsid w:val="00655A68"/>
    <w:rsid w:val="00656830"/>
    <w:rsid w:val="00657E08"/>
    <w:rsid w:val="00660435"/>
    <w:rsid w:val="00660A68"/>
    <w:rsid w:val="00661860"/>
    <w:rsid w:val="00662432"/>
    <w:rsid w:val="00663286"/>
    <w:rsid w:val="00663A58"/>
    <w:rsid w:val="00663BDB"/>
    <w:rsid w:val="00665DEB"/>
    <w:rsid w:val="006663BB"/>
    <w:rsid w:val="00666B70"/>
    <w:rsid w:val="0066724D"/>
    <w:rsid w:val="00670126"/>
    <w:rsid w:val="0067075C"/>
    <w:rsid w:val="00670BE0"/>
    <w:rsid w:val="00670E58"/>
    <w:rsid w:val="00671198"/>
    <w:rsid w:val="006727C7"/>
    <w:rsid w:val="00672816"/>
    <w:rsid w:val="0067298C"/>
    <w:rsid w:val="0067337F"/>
    <w:rsid w:val="0067371F"/>
    <w:rsid w:val="00673DAA"/>
    <w:rsid w:val="00673F31"/>
    <w:rsid w:val="00673F63"/>
    <w:rsid w:val="0067464B"/>
    <w:rsid w:val="006758D9"/>
    <w:rsid w:val="00675E4F"/>
    <w:rsid w:val="00676E3A"/>
    <w:rsid w:val="006770EE"/>
    <w:rsid w:val="00677DEA"/>
    <w:rsid w:val="00680182"/>
    <w:rsid w:val="006806A6"/>
    <w:rsid w:val="00680F3B"/>
    <w:rsid w:val="006810A8"/>
    <w:rsid w:val="006810C3"/>
    <w:rsid w:val="00682F35"/>
    <w:rsid w:val="0068321B"/>
    <w:rsid w:val="00686094"/>
    <w:rsid w:val="00686205"/>
    <w:rsid w:val="00686826"/>
    <w:rsid w:val="006874FA"/>
    <w:rsid w:val="00687BCE"/>
    <w:rsid w:val="00690658"/>
    <w:rsid w:val="00690D18"/>
    <w:rsid w:val="00691C22"/>
    <w:rsid w:val="00692BA0"/>
    <w:rsid w:val="00693926"/>
    <w:rsid w:val="00694419"/>
    <w:rsid w:val="00695481"/>
    <w:rsid w:val="006955F7"/>
    <w:rsid w:val="00696877"/>
    <w:rsid w:val="00697DD0"/>
    <w:rsid w:val="006A0591"/>
    <w:rsid w:val="006A3543"/>
    <w:rsid w:val="006A3B51"/>
    <w:rsid w:val="006A43F0"/>
    <w:rsid w:val="006A44ED"/>
    <w:rsid w:val="006A45E6"/>
    <w:rsid w:val="006A5572"/>
    <w:rsid w:val="006A5BE2"/>
    <w:rsid w:val="006A6BD4"/>
    <w:rsid w:val="006A7125"/>
    <w:rsid w:val="006A7389"/>
    <w:rsid w:val="006A77B4"/>
    <w:rsid w:val="006B0024"/>
    <w:rsid w:val="006B0F01"/>
    <w:rsid w:val="006B15FE"/>
    <w:rsid w:val="006B222D"/>
    <w:rsid w:val="006B27DE"/>
    <w:rsid w:val="006B2BD6"/>
    <w:rsid w:val="006B3F2E"/>
    <w:rsid w:val="006B411C"/>
    <w:rsid w:val="006B4579"/>
    <w:rsid w:val="006B4C12"/>
    <w:rsid w:val="006B6429"/>
    <w:rsid w:val="006B6792"/>
    <w:rsid w:val="006B719F"/>
    <w:rsid w:val="006C0287"/>
    <w:rsid w:val="006C08DA"/>
    <w:rsid w:val="006C1ADE"/>
    <w:rsid w:val="006C2224"/>
    <w:rsid w:val="006C234A"/>
    <w:rsid w:val="006C3658"/>
    <w:rsid w:val="006C3C48"/>
    <w:rsid w:val="006C4390"/>
    <w:rsid w:val="006C48D8"/>
    <w:rsid w:val="006C7B59"/>
    <w:rsid w:val="006D0F8F"/>
    <w:rsid w:val="006D1356"/>
    <w:rsid w:val="006D2013"/>
    <w:rsid w:val="006D2215"/>
    <w:rsid w:val="006D34F6"/>
    <w:rsid w:val="006D40C7"/>
    <w:rsid w:val="006D41D5"/>
    <w:rsid w:val="006D486D"/>
    <w:rsid w:val="006D559A"/>
    <w:rsid w:val="006D72D7"/>
    <w:rsid w:val="006D7698"/>
    <w:rsid w:val="006D7EB2"/>
    <w:rsid w:val="006D7FD8"/>
    <w:rsid w:val="006E09CA"/>
    <w:rsid w:val="006E222F"/>
    <w:rsid w:val="006E32B0"/>
    <w:rsid w:val="006E3B97"/>
    <w:rsid w:val="006E3DCA"/>
    <w:rsid w:val="006E4A44"/>
    <w:rsid w:val="006E6AC8"/>
    <w:rsid w:val="006E6D92"/>
    <w:rsid w:val="006F161D"/>
    <w:rsid w:val="006F21A3"/>
    <w:rsid w:val="006F2343"/>
    <w:rsid w:val="006F25E9"/>
    <w:rsid w:val="006F39FE"/>
    <w:rsid w:val="006F48FF"/>
    <w:rsid w:val="006F5013"/>
    <w:rsid w:val="006F54B4"/>
    <w:rsid w:val="006F597C"/>
    <w:rsid w:val="006F6655"/>
    <w:rsid w:val="006F6F3F"/>
    <w:rsid w:val="006F78A5"/>
    <w:rsid w:val="00700526"/>
    <w:rsid w:val="00700C3D"/>
    <w:rsid w:val="00700D7C"/>
    <w:rsid w:val="00701054"/>
    <w:rsid w:val="00701AC4"/>
    <w:rsid w:val="00703D90"/>
    <w:rsid w:val="00703FB3"/>
    <w:rsid w:val="00703FE0"/>
    <w:rsid w:val="0070487A"/>
    <w:rsid w:val="00704B55"/>
    <w:rsid w:val="00704F78"/>
    <w:rsid w:val="007053C5"/>
    <w:rsid w:val="00705DE5"/>
    <w:rsid w:val="00706C85"/>
    <w:rsid w:val="0070728F"/>
    <w:rsid w:val="00710A0E"/>
    <w:rsid w:val="00711ABB"/>
    <w:rsid w:val="0071385A"/>
    <w:rsid w:val="007149A1"/>
    <w:rsid w:val="00714E51"/>
    <w:rsid w:val="007158E3"/>
    <w:rsid w:val="00716CB1"/>
    <w:rsid w:val="00717801"/>
    <w:rsid w:val="00717E49"/>
    <w:rsid w:val="00720526"/>
    <w:rsid w:val="007229EC"/>
    <w:rsid w:val="00722A81"/>
    <w:rsid w:val="00722FF6"/>
    <w:rsid w:val="00724AE5"/>
    <w:rsid w:val="00724FA3"/>
    <w:rsid w:val="007254A1"/>
    <w:rsid w:val="007257E7"/>
    <w:rsid w:val="0072699D"/>
    <w:rsid w:val="007279AA"/>
    <w:rsid w:val="0073004E"/>
    <w:rsid w:val="00730AC4"/>
    <w:rsid w:val="00730D21"/>
    <w:rsid w:val="00730F1C"/>
    <w:rsid w:val="00731007"/>
    <w:rsid w:val="0073181C"/>
    <w:rsid w:val="0073188A"/>
    <w:rsid w:val="007319A2"/>
    <w:rsid w:val="00731ED9"/>
    <w:rsid w:val="0073290F"/>
    <w:rsid w:val="00732E99"/>
    <w:rsid w:val="007338E9"/>
    <w:rsid w:val="0073537E"/>
    <w:rsid w:val="0073587D"/>
    <w:rsid w:val="00736BC3"/>
    <w:rsid w:val="007373CF"/>
    <w:rsid w:val="0074087B"/>
    <w:rsid w:val="007416D2"/>
    <w:rsid w:val="00741951"/>
    <w:rsid w:val="00741CC3"/>
    <w:rsid w:val="00742466"/>
    <w:rsid w:val="00742987"/>
    <w:rsid w:val="007437B0"/>
    <w:rsid w:val="00744138"/>
    <w:rsid w:val="00744E19"/>
    <w:rsid w:val="00745F07"/>
    <w:rsid w:val="00746669"/>
    <w:rsid w:val="00746B6A"/>
    <w:rsid w:val="00747CCA"/>
    <w:rsid w:val="00747E43"/>
    <w:rsid w:val="007515DC"/>
    <w:rsid w:val="0075295B"/>
    <w:rsid w:val="00754160"/>
    <w:rsid w:val="00754BD7"/>
    <w:rsid w:val="00754C1D"/>
    <w:rsid w:val="00755287"/>
    <w:rsid w:val="00755F53"/>
    <w:rsid w:val="00756D16"/>
    <w:rsid w:val="00757034"/>
    <w:rsid w:val="00757E66"/>
    <w:rsid w:val="0076184A"/>
    <w:rsid w:val="00761AF0"/>
    <w:rsid w:val="007627AF"/>
    <w:rsid w:val="00762FF5"/>
    <w:rsid w:val="007631BF"/>
    <w:rsid w:val="00763439"/>
    <w:rsid w:val="00763507"/>
    <w:rsid w:val="0076367E"/>
    <w:rsid w:val="00763961"/>
    <w:rsid w:val="00763CCF"/>
    <w:rsid w:val="0076505D"/>
    <w:rsid w:val="00765299"/>
    <w:rsid w:val="00765AD6"/>
    <w:rsid w:val="00766411"/>
    <w:rsid w:val="00766681"/>
    <w:rsid w:val="007675CF"/>
    <w:rsid w:val="00767A0D"/>
    <w:rsid w:val="00767C6F"/>
    <w:rsid w:val="007712F2"/>
    <w:rsid w:val="00771766"/>
    <w:rsid w:val="00771DEA"/>
    <w:rsid w:val="007725A2"/>
    <w:rsid w:val="00773313"/>
    <w:rsid w:val="00773453"/>
    <w:rsid w:val="00773A90"/>
    <w:rsid w:val="00773F91"/>
    <w:rsid w:val="007748CE"/>
    <w:rsid w:val="00775CC6"/>
    <w:rsid w:val="00776331"/>
    <w:rsid w:val="0078183B"/>
    <w:rsid w:val="007820CA"/>
    <w:rsid w:val="00782601"/>
    <w:rsid w:val="007832CC"/>
    <w:rsid w:val="007836AF"/>
    <w:rsid w:val="00783BD7"/>
    <w:rsid w:val="00784F05"/>
    <w:rsid w:val="00786E88"/>
    <w:rsid w:val="00787065"/>
    <w:rsid w:val="007877F6"/>
    <w:rsid w:val="007907EE"/>
    <w:rsid w:val="00791F87"/>
    <w:rsid w:val="0079200B"/>
    <w:rsid w:val="007926B3"/>
    <w:rsid w:val="007926BA"/>
    <w:rsid w:val="00792953"/>
    <w:rsid w:val="007932B4"/>
    <w:rsid w:val="0079395E"/>
    <w:rsid w:val="00793A93"/>
    <w:rsid w:val="007941D4"/>
    <w:rsid w:val="0079557D"/>
    <w:rsid w:val="007956F6"/>
    <w:rsid w:val="0079570D"/>
    <w:rsid w:val="00795F51"/>
    <w:rsid w:val="00796EB4"/>
    <w:rsid w:val="007A0076"/>
    <w:rsid w:val="007A0E4B"/>
    <w:rsid w:val="007A1967"/>
    <w:rsid w:val="007A4FC2"/>
    <w:rsid w:val="007A5232"/>
    <w:rsid w:val="007A6988"/>
    <w:rsid w:val="007A6A02"/>
    <w:rsid w:val="007A70E2"/>
    <w:rsid w:val="007A721C"/>
    <w:rsid w:val="007A7717"/>
    <w:rsid w:val="007A78AC"/>
    <w:rsid w:val="007B065D"/>
    <w:rsid w:val="007B317E"/>
    <w:rsid w:val="007B35E9"/>
    <w:rsid w:val="007B3D6E"/>
    <w:rsid w:val="007B494D"/>
    <w:rsid w:val="007B5189"/>
    <w:rsid w:val="007B6C74"/>
    <w:rsid w:val="007C100B"/>
    <w:rsid w:val="007C185C"/>
    <w:rsid w:val="007C1ED0"/>
    <w:rsid w:val="007C2422"/>
    <w:rsid w:val="007C2957"/>
    <w:rsid w:val="007C501B"/>
    <w:rsid w:val="007C5B65"/>
    <w:rsid w:val="007C5DA2"/>
    <w:rsid w:val="007C5ED6"/>
    <w:rsid w:val="007C5FD6"/>
    <w:rsid w:val="007C7F7C"/>
    <w:rsid w:val="007D0952"/>
    <w:rsid w:val="007D0FDF"/>
    <w:rsid w:val="007D1569"/>
    <w:rsid w:val="007D1722"/>
    <w:rsid w:val="007D1DB9"/>
    <w:rsid w:val="007D1EC7"/>
    <w:rsid w:val="007D270B"/>
    <w:rsid w:val="007D2B62"/>
    <w:rsid w:val="007D3AC0"/>
    <w:rsid w:val="007D3BD3"/>
    <w:rsid w:val="007D3E68"/>
    <w:rsid w:val="007D47B4"/>
    <w:rsid w:val="007D4FDE"/>
    <w:rsid w:val="007D5AEA"/>
    <w:rsid w:val="007D5F45"/>
    <w:rsid w:val="007D6778"/>
    <w:rsid w:val="007D6BD0"/>
    <w:rsid w:val="007D71CE"/>
    <w:rsid w:val="007D79EE"/>
    <w:rsid w:val="007E2E68"/>
    <w:rsid w:val="007E383B"/>
    <w:rsid w:val="007E5590"/>
    <w:rsid w:val="007E5670"/>
    <w:rsid w:val="007E58E1"/>
    <w:rsid w:val="007E5984"/>
    <w:rsid w:val="007E5C8D"/>
    <w:rsid w:val="007E6185"/>
    <w:rsid w:val="007E68F3"/>
    <w:rsid w:val="007E6F92"/>
    <w:rsid w:val="007E751A"/>
    <w:rsid w:val="007E7FE4"/>
    <w:rsid w:val="007F022A"/>
    <w:rsid w:val="007F0ADD"/>
    <w:rsid w:val="007F10EE"/>
    <w:rsid w:val="007F14C3"/>
    <w:rsid w:val="007F24E4"/>
    <w:rsid w:val="007F3706"/>
    <w:rsid w:val="007F69C8"/>
    <w:rsid w:val="007F6A88"/>
    <w:rsid w:val="007F6E2D"/>
    <w:rsid w:val="007F76D6"/>
    <w:rsid w:val="007F793E"/>
    <w:rsid w:val="007F7CEA"/>
    <w:rsid w:val="00800249"/>
    <w:rsid w:val="00800CC6"/>
    <w:rsid w:val="00800EC7"/>
    <w:rsid w:val="00801FB4"/>
    <w:rsid w:val="00802724"/>
    <w:rsid w:val="0080328D"/>
    <w:rsid w:val="00804368"/>
    <w:rsid w:val="00804C27"/>
    <w:rsid w:val="00805D98"/>
    <w:rsid w:val="008066D6"/>
    <w:rsid w:val="00806D6A"/>
    <w:rsid w:val="008075C0"/>
    <w:rsid w:val="00807AC8"/>
    <w:rsid w:val="00810044"/>
    <w:rsid w:val="008106EB"/>
    <w:rsid w:val="00811CB7"/>
    <w:rsid w:val="0081264B"/>
    <w:rsid w:val="0081359E"/>
    <w:rsid w:val="00813EB8"/>
    <w:rsid w:val="00814DCE"/>
    <w:rsid w:val="008163A1"/>
    <w:rsid w:val="0081705D"/>
    <w:rsid w:val="008174AE"/>
    <w:rsid w:val="00820AB0"/>
    <w:rsid w:val="00820D57"/>
    <w:rsid w:val="00822BCA"/>
    <w:rsid w:val="00823F05"/>
    <w:rsid w:val="0082494C"/>
    <w:rsid w:val="00825113"/>
    <w:rsid w:val="008255C2"/>
    <w:rsid w:val="00825AD4"/>
    <w:rsid w:val="008268D3"/>
    <w:rsid w:val="00826AB8"/>
    <w:rsid w:val="008276D6"/>
    <w:rsid w:val="00827709"/>
    <w:rsid w:val="00827A11"/>
    <w:rsid w:val="00830F0C"/>
    <w:rsid w:val="00831144"/>
    <w:rsid w:val="0083130A"/>
    <w:rsid w:val="00831390"/>
    <w:rsid w:val="008322CC"/>
    <w:rsid w:val="008326CA"/>
    <w:rsid w:val="008331B6"/>
    <w:rsid w:val="00833A96"/>
    <w:rsid w:val="00833DFB"/>
    <w:rsid w:val="00834081"/>
    <w:rsid w:val="00834DC1"/>
    <w:rsid w:val="00835447"/>
    <w:rsid w:val="00836038"/>
    <w:rsid w:val="008365A8"/>
    <w:rsid w:val="00837F5B"/>
    <w:rsid w:val="008408D1"/>
    <w:rsid w:val="00840A84"/>
    <w:rsid w:val="00841600"/>
    <w:rsid w:val="00842F62"/>
    <w:rsid w:val="00845066"/>
    <w:rsid w:val="0084545B"/>
    <w:rsid w:val="008464B1"/>
    <w:rsid w:val="0084797B"/>
    <w:rsid w:val="00850329"/>
    <w:rsid w:val="0085245A"/>
    <w:rsid w:val="0085273B"/>
    <w:rsid w:val="00854B8D"/>
    <w:rsid w:val="00855831"/>
    <w:rsid w:val="0085632C"/>
    <w:rsid w:val="008568AB"/>
    <w:rsid w:val="00856E4B"/>
    <w:rsid w:val="00857237"/>
    <w:rsid w:val="0085788C"/>
    <w:rsid w:val="00860066"/>
    <w:rsid w:val="00860298"/>
    <w:rsid w:val="00860435"/>
    <w:rsid w:val="008608CA"/>
    <w:rsid w:val="00861065"/>
    <w:rsid w:val="008610DC"/>
    <w:rsid w:val="00861487"/>
    <w:rsid w:val="0086160E"/>
    <w:rsid w:val="008619DC"/>
    <w:rsid w:val="00861F89"/>
    <w:rsid w:val="00863953"/>
    <w:rsid w:val="0086457E"/>
    <w:rsid w:val="00864A0A"/>
    <w:rsid w:val="00865655"/>
    <w:rsid w:val="0086574F"/>
    <w:rsid w:val="00866C7A"/>
    <w:rsid w:val="00867479"/>
    <w:rsid w:val="008679B9"/>
    <w:rsid w:val="00871091"/>
    <w:rsid w:val="00874210"/>
    <w:rsid w:val="00876853"/>
    <w:rsid w:val="0087756D"/>
    <w:rsid w:val="00880C63"/>
    <w:rsid w:val="00881086"/>
    <w:rsid w:val="00881163"/>
    <w:rsid w:val="00881247"/>
    <w:rsid w:val="00881F71"/>
    <w:rsid w:val="00882F3B"/>
    <w:rsid w:val="0088376D"/>
    <w:rsid w:val="008840B1"/>
    <w:rsid w:val="00884557"/>
    <w:rsid w:val="00884BF9"/>
    <w:rsid w:val="00884F49"/>
    <w:rsid w:val="0088779E"/>
    <w:rsid w:val="00887C66"/>
    <w:rsid w:val="008903E3"/>
    <w:rsid w:val="00890741"/>
    <w:rsid w:val="00890F75"/>
    <w:rsid w:val="00892246"/>
    <w:rsid w:val="00892D3B"/>
    <w:rsid w:val="00893387"/>
    <w:rsid w:val="00893AF1"/>
    <w:rsid w:val="008942A7"/>
    <w:rsid w:val="00894DA8"/>
    <w:rsid w:val="00895281"/>
    <w:rsid w:val="008964D5"/>
    <w:rsid w:val="00897571"/>
    <w:rsid w:val="008979F6"/>
    <w:rsid w:val="00897BF1"/>
    <w:rsid w:val="008A12F7"/>
    <w:rsid w:val="008A1C84"/>
    <w:rsid w:val="008A1C85"/>
    <w:rsid w:val="008A26B1"/>
    <w:rsid w:val="008A2FED"/>
    <w:rsid w:val="008A3489"/>
    <w:rsid w:val="008A350B"/>
    <w:rsid w:val="008A36F7"/>
    <w:rsid w:val="008A3DF3"/>
    <w:rsid w:val="008A3E82"/>
    <w:rsid w:val="008A4814"/>
    <w:rsid w:val="008A5AC7"/>
    <w:rsid w:val="008A5CDD"/>
    <w:rsid w:val="008A651D"/>
    <w:rsid w:val="008B0C86"/>
    <w:rsid w:val="008B1133"/>
    <w:rsid w:val="008B1203"/>
    <w:rsid w:val="008B18B8"/>
    <w:rsid w:val="008B2300"/>
    <w:rsid w:val="008B33F8"/>
    <w:rsid w:val="008B37E1"/>
    <w:rsid w:val="008B391D"/>
    <w:rsid w:val="008B4AAA"/>
    <w:rsid w:val="008B5001"/>
    <w:rsid w:val="008B514B"/>
    <w:rsid w:val="008B64A8"/>
    <w:rsid w:val="008B6FE4"/>
    <w:rsid w:val="008B7DAC"/>
    <w:rsid w:val="008C027C"/>
    <w:rsid w:val="008C04DD"/>
    <w:rsid w:val="008C1573"/>
    <w:rsid w:val="008C1595"/>
    <w:rsid w:val="008C23A1"/>
    <w:rsid w:val="008C3165"/>
    <w:rsid w:val="008C32AF"/>
    <w:rsid w:val="008C3475"/>
    <w:rsid w:val="008C35D4"/>
    <w:rsid w:val="008C366D"/>
    <w:rsid w:val="008C499D"/>
    <w:rsid w:val="008C52BC"/>
    <w:rsid w:val="008C5516"/>
    <w:rsid w:val="008C5ADC"/>
    <w:rsid w:val="008C6E54"/>
    <w:rsid w:val="008C736A"/>
    <w:rsid w:val="008D0A60"/>
    <w:rsid w:val="008D1A59"/>
    <w:rsid w:val="008D1EE9"/>
    <w:rsid w:val="008D1F91"/>
    <w:rsid w:val="008D1FE0"/>
    <w:rsid w:val="008D2396"/>
    <w:rsid w:val="008D264F"/>
    <w:rsid w:val="008D3AC1"/>
    <w:rsid w:val="008D5550"/>
    <w:rsid w:val="008D5703"/>
    <w:rsid w:val="008D6EC4"/>
    <w:rsid w:val="008E0D93"/>
    <w:rsid w:val="008E120A"/>
    <w:rsid w:val="008E1F14"/>
    <w:rsid w:val="008E2C51"/>
    <w:rsid w:val="008E4240"/>
    <w:rsid w:val="008E4473"/>
    <w:rsid w:val="008E4CB9"/>
    <w:rsid w:val="008E4FDB"/>
    <w:rsid w:val="008E6DF5"/>
    <w:rsid w:val="008E73AA"/>
    <w:rsid w:val="008E7970"/>
    <w:rsid w:val="008F13B8"/>
    <w:rsid w:val="008F2228"/>
    <w:rsid w:val="008F281A"/>
    <w:rsid w:val="008F2980"/>
    <w:rsid w:val="008F3220"/>
    <w:rsid w:val="008F33BE"/>
    <w:rsid w:val="008F3724"/>
    <w:rsid w:val="008F5060"/>
    <w:rsid w:val="008F52F1"/>
    <w:rsid w:val="008F63AB"/>
    <w:rsid w:val="008F6FB9"/>
    <w:rsid w:val="00900212"/>
    <w:rsid w:val="009026FC"/>
    <w:rsid w:val="0090340A"/>
    <w:rsid w:val="00905572"/>
    <w:rsid w:val="009055F4"/>
    <w:rsid w:val="00906034"/>
    <w:rsid w:val="0090739C"/>
    <w:rsid w:val="00907877"/>
    <w:rsid w:val="009113F4"/>
    <w:rsid w:val="0091157E"/>
    <w:rsid w:val="00911C62"/>
    <w:rsid w:val="009131C7"/>
    <w:rsid w:val="009147D0"/>
    <w:rsid w:val="00917828"/>
    <w:rsid w:val="00917AE5"/>
    <w:rsid w:val="009210BA"/>
    <w:rsid w:val="009221F2"/>
    <w:rsid w:val="00923871"/>
    <w:rsid w:val="00924A0A"/>
    <w:rsid w:val="0092513C"/>
    <w:rsid w:val="0092646E"/>
    <w:rsid w:val="0092662A"/>
    <w:rsid w:val="00927430"/>
    <w:rsid w:val="00930878"/>
    <w:rsid w:val="009315DC"/>
    <w:rsid w:val="00931F7A"/>
    <w:rsid w:val="009325DB"/>
    <w:rsid w:val="009332CC"/>
    <w:rsid w:val="0093352F"/>
    <w:rsid w:val="00933B8B"/>
    <w:rsid w:val="00934A5D"/>
    <w:rsid w:val="00936273"/>
    <w:rsid w:val="0093675C"/>
    <w:rsid w:val="00940359"/>
    <w:rsid w:val="00940CF1"/>
    <w:rsid w:val="00941D10"/>
    <w:rsid w:val="00941D11"/>
    <w:rsid w:val="00942182"/>
    <w:rsid w:val="0094225C"/>
    <w:rsid w:val="009434E5"/>
    <w:rsid w:val="00944316"/>
    <w:rsid w:val="00945216"/>
    <w:rsid w:val="00945844"/>
    <w:rsid w:val="00945A44"/>
    <w:rsid w:val="009463DE"/>
    <w:rsid w:val="00946B94"/>
    <w:rsid w:val="00946F16"/>
    <w:rsid w:val="0094711B"/>
    <w:rsid w:val="00950A55"/>
    <w:rsid w:val="00950C13"/>
    <w:rsid w:val="0095179B"/>
    <w:rsid w:val="009518BF"/>
    <w:rsid w:val="00951F17"/>
    <w:rsid w:val="009524D1"/>
    <w:rsid w:val="00953AB4"/>
    <w:rsid w:val="00953B2D"/>
    <w:rsid w:val="00953DA9"/>
    <w:rsid w:val="00954B19"/>
    <w:rsid w:val="0095640C"/>
    <w:rsid w:val="0095703B"/>
    <w:rsid w:val="009570EC"/>
    <w:rsid w:val="009578BC"/>
    <w:rsid w:val="00957D67"/>
    <w:rsid w:val="009602BE"/>
    <w:rsid w:val="009616EE"/>
    <w:rsid w:val="00962D6D"/>
    <w:rsid w:val="00964548"/>
    <w:rsid w:val="0096592C"/>
    <w:rsid w:val="00965E31"/>
    <w:rsid w:val="0096645E"/>
    <w:rsid w:val="00967792"/>
    <w:rsid w:val="009700C8"/>
    <w:rsid w:val="0097016F"/>
    <w:rsid w:val="009703C3"/>
    <w:rsid w:val="00970EEB"/>
    <w:rsid w:val="009731F4"/>
    <w:rsid w:val="009738A6"/>
    <w:rsid w:val="00974BF1"/>
    <w:rsid w:val="00974C0C"/>
    <w:rsid w:val="00975145"/>
    <w:rsid w:val="00975683"/>
    <w:rsid w:val="00975FA5"/>
    <w:rsid w:val="009762C5"/>
    <w:rsid w:val="0097643A"/>
    <w:rsid w:val="0097648F"/>
    <w:rsid w:val="009776E9"/>
    <w:rsid w:val="00977D9E"/>
    <w:rsid w:val="00980B24"/>
    <w:rsid w:val="00981D65"/>
    <w:rsid w:val="009823C6"/>
    <w:rsid w:val="00982CFD"/>
    <w:rsid w:val="00983249"/>
    <w:rsid w:val="00983773"/>
    <w:rsid w:val="00983A17"/>
    <w:rsid w:val="00985C46"/>
    <w:rsid w:val="00985DF1"/>
    <w:rsid w:val="009876B9"/>
    <w:rsid w:val="00990616"/>
    <w:rsid w:val="00992C1E"/>
    <w:rsid w:val="00992C66"/>
    <w:rsid w:val="00992FD4"/>
    <w:rsid w:val="009932AA"/>
    <w:rsid w:val="0099339A"/>
    <w:rsid w:val="0099445C"/>
    <w:rsid w:val="0099452E"/>
    <w:rsid w:val="0099479C"/>
    <w:rsid w:val="00995E06"/>
    <w:rsid w:val="00995E82"/>
    <w:rsid w:val="009961F7"/>
    <w:rsid w:val="0099629D"/>
    <w:rsid w:val="00997987"/>
    <w:rsid w:val="009A0470"/>
    <w:rsid w:val="009A080F"/>
    <w:rsid w:val="009A098A"/>
    <w:rsid w:val="009A1238"/>
    <w:rsid w:val="009A14C3"/>
    <w:rsid w:val="009A290B"/>
    <w:rsid w:val="009A39AC"/>
    <w:rsid w:val="009A420D"/>
    <w:rsid w:val="009A44B6"/>
    <w:rsid w:val="009A511A"/>
    <w:rsid w:val="009A58D9"/>
    <w:rsid w:val="009A5C74"/>
    <w:rsid w:val="009A6505"/>
    <w:rsid w:val="009A6BA0"/>
    <w:rsid w:val="009A709E"/>
    <w:rsid w:val="009A7161"/>
    <w:rsid w:val="009A7632"/>
    <w:rsid w:val="009A7669"/>
    <w:rsid w:val="009A777C"/>
    <w:rsid w:val="009B03C6"/>
    <w:rsid w:val="009B1B07"/>
    <w:rsid w:val="009B1BBC"/>
    <w:rsid w:val="009B1D84"/>
    <w:rsid w:val="009B21CD"/>
    <w:rsid w:val="009B2830"/>
    <w:rsid w:val="009B3AFC"/>
    <w:rsid w:val="009B3E67"/>
    <w:rsid w:val="009B3FBC"/>
    <w:rsid w:val="009B50F3"/>
    <w:rsid w:val="009B5A95"/>
    <w:rsid w:val="009B5D21"/>
    <w:rsid w:val="009B6823"/>
    <w:rsid w:val="009B7CA1"/>
    <w:rsid w:val="009C29A8"/>
    <w:rsid w:val="009C4B97"/>
    <w:rsid w:val="009C525D"/>
    <w:rsid w:val="009C670D"/>
    <w:rsid w:val="009C7150"/>
    <w:rsid w:val="009C7EC2"/>
    <w:rsid w:val="009D06D1"/>
    <w:rsid w:val="009D0858"/>
    <w:rsid w:val="009D148B"/>
    <w:rsid w:val="009D3256"/>
    <w:rsid w:val="009D3BC8"/>
    <w:rsid w:val="009D5B91"/>
    <w:rsid w:val="009E00E3"/>
    <w:rsid w:val="009E03DF"/>
    <w:rsid w:val="009E0DC1"/>
    <w:rsid w:val="009E0FD1"/>
    <w:rsid w:val="009E1216"/>
    <w:rsid w:val="009E1425"/>
    <w:rsid w:val="009E16B7"/>
    <w:rsid w:val="009E217A"/>
    <w:rsid w:val="009E27FF"/>
    <w:rsid w:val="009E317C"/>
    <w:rsid w:val="009E35F0"/>
    <w:rsid w:val="009E445F"/>
    <w:rsid w:val="009E55C1"/>
    <w:rsid w:val="009E56BF"/>
    <w:rsid w:val="009E5E94"/>
    <w:rsid w:val="009E7292"/>
    <w:rsid w:val="009E787C"/>
    <w:rsid w:val="009E7DCD"/>
    <w:rsid w:val="009F0607"/>
    <w:rsid w:val="009F117A"/>
    <w:rsid w:val="009F2428"/>
    <w:rsid w:val="009F255B"/>
    <w:rsid w:val="009F35AF"/>
    <w:rsid w:val="009F3B1F"/>
    <w:rsid w:val="009F3F54"/>
    <w:rsid w:val="009F4163"/>
    <w:rsid w:val="009F4C93"/>
    <w:rsid w:val="009F4CAA"/>
    <w:rsid w:val="009F5AE7"/>
    <w:rsid w:val="009F6894"/>
    <w:rsid w:val="009F74F3"/>
    <w:rsid w:val="009F7B6F"/>
    <w:rsid w:val="00A00C91"/>
    <w:rsid w:val="00A00DF4"/>
    <w:rsid w:val="00A021E3"/>
    <w:rsid w:val="00A0220F"/>
    <w:rsid w:val="00A02C14"/>
    <w:rsid w:val="00A030BF"/>
    <w:rsid w:val="00A043AA"/>
    <w:rsid w:val="00A0552C"/>
    <w:rsid w:val="00A0581B"/>
    <w:rsid w:val="00A058D8"/>
    <w:rsid w:val="00A05EFB"/>
    <w:rsid w:val="00A06B0D"/>
    <w:rsid w:val="00A06EAF"/>
    <w:rsid w:val="00A07501"/>
    <w:rsid w:val="00A07F21"/>
    <w:rsid w:val="00A10127"/>
    <w:rsid w:val="00A10805"/>
    <w:rsid w:val="00A10AF4"/>
    <w:rsid w:val="00A10C6B"/>
    <w:rsid w:val="00A10DC1"/>
    <w:rsid w:val="00A1177F"/>
    <w:rsid w:val="00A11852"/>
    <w:rsid w:val="00A12A16"/>
    <w:rsid w:val="00A14C44"/>
    <w:rsid w:val="00A202A3"/>
    <w:rsid w:val="00A20DAF"/>
    <w:rsid w:val="00A20E15"/>
    <w:rsid w:val="00A2132E"/>
    <w:rsid w:val="00A2134B"/>
    <w:rsid w:val="00A21674"/>
    <w:rsid w:val="00A22C1A"/>
    <w:rsid w:val="00A23A76"/>
    <w:rsid w:val="00A23D6F"/>
    <w:rsid w:val="00A26428"/>
    <w:rsid w:val="00A264C5"/>
    <w:rsid w:val="00A26549"/>
    <w:rsid w:val="00A26F3A"/>
    <w:rsid w:val="00A306EF"/>
    <w:rsid w:val="00A3073B"/>
    <w:rsid w:val="00A30808"/>
    <w:rsid w:val="00A30DE3"/>
    <w:rsid w:val="00A31FD2"/>
    <w:rsid w:val="00A3210C"/>
    <w:rsid w:val="00A324FE"/>
    <w:rsid w:val="00A340E3"/>
    <w:rsid w:val="00A34477"/>
    <w:rsid w:val="00A350BF"/>
    <w:rsid w:val="00A35BA0"/>
    <w:rsid w:val="00A363DD"/>
    <w:rsid w:val="00A37CD9"/>
    <w:rsid w:val="00A40C3A"/>
    <w:rsid w:val="00A40D60"/>
    <w:rsid w:val="00A40EB2"/>
    <w:rsid w:val="00A4100A"/>
    <w:rsid w:val="00A41308"/>
    <w:rsid w:val="00A4149E"/>
    <w:rsid w:val="00A42372"/>
    <w:rsid w:val="00A43FD5"/>
    <w:rsid w:val="00A446EA"/>
    <w:rsid w:val="00A44822"/>
    <w:rsid w:val="00A448C7"/>
    <w:rsid w:val="00A45697"/>
    <w:rsid w:val="00A46F04"/>
    <w:rsid w:val="00A4781B"/>
    <w:rsid w:val="00A47AD0"/>
    <w:rsid w:val="00A47C5D"/>
    <w:rsid w:val="00A47C61"/>
    <w:rsid w:val="00A47C92"/>
    <w:rsid w:val="00A50000"/>
    <w:rsid w:val="00A50665"/>
    <w:rsid w:val="00A50E7B"/>
    <w:rsid w:val="00A51A50"/>
    <w:rsid w:val="00A51F43"/>
    <w:rsid w:val="00A52107"/>
    <w:rsid w:val="00A5229B"/>
    <w:rsid w:val="00A5265E"/>
    <w:rsid w:val="00A529F1"/>
    <w:rsid w:val="00A54DF8"/>
    <w:rsid w:val="00A551DC"/>
    <w:rsid w:val="00A556AA"/>
    <w:rsid w:val="00A557A5"/>
    <w:rsid w:val="00A55F1A"/>
    <w:rsid w:val="00A56991"/>
    <w:rsid w:val="00A574DE"/>
    <w:rsid w:val="00A5785F"/>
    <w:rsid w:val="00A604E4"/>
    <w:rsid w:val="00A605EC"/>
    <w:rsid w:val="00A60E12"/>
    <w:rsid w:val="00A611CC"/>
    <w:rsid w:val="00A61CCF"/>
    <w:rsid w:val="00A63414"/>
    <w:rsid w:val="00A64301"/>
    <w:rsid w:val="00A65395"/>
    <w:rsid w:val="00A662E9"/>
    <w:rsid w:val="00A66580"/>
    <w:rsid w:val="00A669A0"/>
    <w:rsid w:val="00A677E8"/>
    <w:rsid w:val="00A67EB0"/>
    <w:rsid w:val="00A70FAE"/>
    <w:rsid w:val="00A71FA6"/>
    <w:rsid w:val="00A72DCB"/>
    <w:rsid w:val="00A7392F"/>
    <w:rsid w:val="00A742C8"/>
    <w:rsid w:val="00A74829"/>
    <w:rsid w:val="00A750CC"/>
    <w:rsid w:val="00A75100"/>
    <w:rsid w:val="00A75738"/>
    <w:rsid w:val="00A75B3D"/>
    <w:rsid w:val="00A75BBE"/>
    <w:rsid w:val="00A75DAB"/>
    <w:rsid w:val="00A77A4C"/>
    <w:rsid w:val="00A77C2E"/>
    <w:rsid w:val="00A802B1"/>
    <w:rsid w:val="00A807B1"/>
    <w:rsid w:val="00A807F0"/>
    <w:rsid w:val="00A81779"/>
    <w:rsid w:val="00A8274C"/>
    <w:rsid w:val="00A831F7"/>
    <w:rsid w:val="00A83351"/>
    <w:rsid w:val="00A84332"/>
    <w:rsid w:val="00A851E5"/>
    <w:rsid w:val="00A85663"/>
    <w:rsid w:val="00A85860"/>
    <w:rsid w:val="00A8654D"/>
    <w:rsid w:val="00A8666E"/>
    <w:rsid w:val="00A86E2E"/>
    <w:rsid w:val="00A90069"/>
    <w:rsid w:val="00A90515"/>
    <w:rsid w:val="00A912E1"/>
    <w:rsid w:val="00A91BF9"/>
    <w:rsid w:val="00A91D0D"/>
    <w:rsid w:val="00A920E0"/>
    <w:rsid w:val="00A929C5"/>
    <w:rsid w:val="00A92B65"/>
    <w:rsid w:val="00A93667"/>
    <w:rsid w:val="00A95606"/>
    <w:rsid w:val="00A96076"/>
    <w:rsid w:val="00A97345"/>
    <w:rsid w:val="00AA0CF4"/>
    <w:rsid w:val="00AA0E0A"/>
    <w:rsid w:val="00AA157D"/>
    <w:rsid w:val="00AA2727"/>
    <w:rsid w:val="00AA2A25"/>
    <w:rsid w:val="00AA32FB"/>
    <w:rsid w:val="00AA4201"/>
    <w:rsid w:val="00AA46BA"/>
    <w:rsid w:val="00AA4845"/>
    <w:rsid w:val="00AA51EE"/>
    <w:rsid w:val="00AA5482"/>
    <w:rsid w:val="00AA5C62"/>
    <w:rsid w:val="00AA5D50"/>
    <w:rsid w:val="00AA6757"/>
    <w:rsid w:val="00AA67BF"/>
    <w:rsid w:val="00AA6B5B"/>
    <w:rsid w:val="00AB02FD"/>
    <w:rsid w:val="00AB0D2C"/>
    <w:rsid w:val="00AB0F07"/>
    <w:rsid w:val="00AB0F40"/>
    <w:rsid w:val="00AB12E5"/>
    <w:rsid w:val="00AB1E93"/>
    <w:rsid w:val="00AB359E"/>
    <w:rsid w:val="00AB3DCD"/>
    <w:rsid w:val="00AB45E7"/>
    <w:rsid w:val="00AB4E36"/>
    <w:rsid w:val="00AB525B"/>
    <w:rsid w:val="00AB5678"/>
    <w:rsid w:val="00AB6167"/>
    <w:rsid w:val="00AB659D"/>
    <w:rsid w:val="00AB7950"/>
    <w:rsid w:val="00AB7A83"/>
    <w:rsid w:val="00AB7DAC"/>
    <w:rsid w:val="00AC007C"/>
    <w:rsid w:val="00AC1E9A"/>
    <w:rsid w:val="00AC2CA0"/>
    <w:rsid w:val="00AC31E9"/>
    <w:rsid w:val="00AC3880"/>
    <w:rsid w:val="00AC4162"/>
    <w:rsid w:val="00AC41C9"/>
    <w:rsid w:val="00AC4536"/>
    <w:rsid w:val="00AC4F31"/>
    <w:rsid w:val="00AC5304"/>
    <w:rsid w:val="00AC5341"/>
    <w:rsid w:val="00AC56F5"/>
    <w:rsid w:val="00AC58DA"/>
    <w:rsid w:val="00AC5C18"/>
    <w:rsid w:val="00AC6054"/>
    <w:rsid w:val="00AC6D36"/>
    <w:rsid w:val="00AC7C3A"/>
    <w:rsid w:val="00AD0F06"/>
    <w:rsid w:val="00AD0F12"/>
    <w:rsid w:val="00AD244C"/>
    <w:rsid w:val="00AD2549"/>
    <w:rsid w:val="00AD347F"/>
    <w:rsid w:val="00AD3650"/>
    <w:rsid w:val="00AD3ED4"/>
    <w:rsid w:val="00AD4710"/>
    <w:rsid w:val="00AD4782"/>
    <w:rsid w:val="00AD4F9C"/>
    <w:rsid w:val="00AD664D"/>
    <w:rsid w:val="00AD79DB"/>
    <w:rsid w:val="00AD7D9C"/>
    <w:rsid w:val="00AE030E"/>
    <w:rsid w:val="00AE0716"/>
    <w:rsid w:val="00AE1DF8"/>
    <w:rsid w:val="00AE3DB9"/>
    <w:rsid w:val="00AE4E0B"/>
    <w:rsid w:val="00AE5648"/>
    <w:rsid w:val="00AE5E4B"/>
    <w:rsid w:val="00AE5FA1"/>
    <w:rsid w:val="00AE685C"/>
    <w:rsid w:val="00AE714D"/>
    <w:rsid w:val="00AE7539"/>
    <w:rsid w:val="00AE7AB6"/>
    <w:rsid w:val="00AE7D78"/>
    <w:rsid w:val="00AF1CF7"/>
    <w:rsid w:val="00AF1E31"/>
    <w:rsid w:val="00AF26DD"/>
    <w:rsid w:val="00AF2C63"/>
    <w:rsid w:val="00AF2F51"/>
    <w:rsid w:val="00AF3C84"/>
    <w:rsid w:val="00AF4877"/>
    <w:rsid w:val="00AF53B2"/>
    <w:rsid w:val="00AF5E3A"/>
    <w:rsid w:val="00AF639C"/>
    <w:rsid w:val="00AF6627"/>
    <w:rsid w:val="00AF671E"/>
    <w:rsid w:val="00B004D0"/>
    <w:rsid w:val="00B008F5"/>
    <w:rsid w:val="00B01E50"/>
    <w:rsid w:val="00B01E88"/>
    <w:rsid w:val="00B02043"/>
    <w:rsid w:val="00B02083"/>
    <w:rsid w:val="00B02538"/>
    <w:rsid w:val="00B02ACF"/>
    <w:rsid w:val="00B02F86"/>
    <w:rsid w:val="00B0418B"/>
    <w:rsid w:val="00B04694"/>
    <w:rsid w:val="00B052DE"/>
    <w:rsid w:val="00B076FE"/>
    <w:rsid w:val="00B1029E"/>
    <w:rsid w:val="00B10ADC"/>
    <w:rsid w:val="00B10BE6"/>
    <w:rsid w:val="00B1198C"/>
    <w:rsid w:val="00B11C19"/>
    <w:rsid w:val="00B12978"/>
    <w:rsid w:val="00B133C2"/>
    <w:rsid w:val="00B13A29"/>
    <w:rsid w:val="00B14E7C"/>
    <w:rsid w:val="00B15A46"/>
    <w:rsid w:val="00B1619D"/>
    <w:rsid w:val="00B16245"/>
    <w:rsid w:val="00B16A31"/>
    <w:rsid w:val="00B20706"/>
    <w:rsid w:val="00B20D01"/>
    <w:rsid w:val="00B21AD8"/>
    <w:rsid w:val="00B229AC"/>
    <w:rsid w:val="00B22BC2"/>
    <w:rsid w:val="00B241DA"/>
    <w:rsid w:val="00B24DB1"/>
    <w:rsid w:val="00B25164"/>
    <w:rsid w:val="00B25745"/>
    <w:rsid w:val="00B25758"/>
    <w:rsid w:val="00B261AB"/>
    <w:rsid w:val="00B26217"/>
    <w:rsid w:val="00B26356"/>
    <w:rsid w:val="00B265BA"/>
    <w:rsid w:val="00B26947"/>
    <w:rsid w:val="00B26DAD"/>
    <w:rsid w:val="00B2766E"/>
    <w:rsid w:val="00B30834"/>
    <w:rsid w:val="00B31706"/>
    <w:rsid w:val="00B32046"/>
    <w:rsid w:val="00B335EB"/>
    <w:rsid w:val="00B33B8F"/>
    <w:rsid w:val="00B33CF3"/>
    <w:rsid w:val="00B3477A"/>
    <w:rsid w:val="00B351A1"/>
    <w:rsid w:val="00B35267"/>
    <w:rsid w:val="00B35BCE"/>
    <w:rsid w:val="00B35D26"/>
    <w:rsid w:val="00B36759"/>
    <w:rsid w:val="00B4005A"/>
    <w:rsid w:val="00B405E2"/>
    <w:rsid w:val="00B405F5"/>
    <w:rsid w:val="00B40E16"/>
    <w:rsid w:val="00B416D1"/>
    <w:rsid w:val="00B425A8"/>
    <w:rsid w:val="00B446FF"/>
    <w:rsid w:val="00B4472A"/>
    <w:rsid w:val="00B45293"/>
    <w:rsid w:val="00B45777"/>
    <w:rsid w:val="00B4612D"/>
    <w:rsid w:val="00B463D0"/>
    <w:rsid w:val="00B46CB3"/>
    <w:rsid w:val="00B46D61"/>
    <w:rsid w:val="00B473FB"/>
    <w:rsid w:val="00B47A83"/>
    <w:rsid w:val="00B50A6D"/>
    <w:rsid w:val="00B51363"/>
    <w:rsid w:val="00B51C0B"/>
    <w:rsid w:val="00B525AC"/>
    <w:rsid w:val="00B53AB6"/>
    <w:rsid w:val="00B53D8E"/>
    <w:rsid w:val="00B55BB0"/>
    <w:rsid w:val="00B55C31"/>
    <w:rsid w:val="00B5619A"/>
    <w:rsid w:val="00B56D50"/>
    <w:rsid w:val="00B56E0D"/>
    <w:rsid w:val="00B56E99"/>
    <w:rsid w:val="00B5705A"/>
    <w:rsid w:val="00B60516"/>
    <w:rsid w:val="00B60D7A"/>
    <w:rsid w:val="00B61D74"/>
    <w:rsid w:val="00B61EB0"/>
    <w:rsid w:val="00B6233E"/>
    <w:rsid w:val="00B62ACB"/>
    <w:rsid w:val="00B62C61"/>
    <w:rsid w:val="00B63A4C"/>
    <w:rsid w:val="00B64CD5"/>
    <w:rsid w:val="00B656CA"/>
    <w:rsid w:val="00B6622D"/>
    <w:rsid w:val="00B66D3E"/>
    <w:rsid w:val="00B703BC"/>
    <w:rsid w:val="00B70939"/>
    <w:rsid w:val="00B7095E"/>
    <w:rsid w:val="00B71312"/>
    <w:rsid w:val="00B714AA"/>
    <w:rsid w:val="00B71569"/>
    <w:rsid w:val="00B72704"/>
    <w:rsid w:val="00B72AC7"/>
    <w:rsid w:val="00B733FB"/>
    <w:rsid w:val="00B74050"/>
    <w:rsid w:val="00B7447A"/>
    <w:rsid w:val="00B749F6"/>
    <w:rsid w:val="00B74C58"/>
    <w:rsid w:val="00B74E9D"/>
    <w:rsid w:val="00B757EA"/>
    <w:rsid w:val="00B7591B"/>
    <w:rsid w:val="00B75B57"/>
    <w:rsid w:val="00B76151"/>
    <w:rsid w:val="00B769FE"/>
    <w:rsid w:val="00B76BD5"/>
    <w:rsid w:val="00B77579"/>
    <w:rsid w:val="00B77FEE"/>
    <w:rsid w:val="00B8023A"/>
    <w:rsid w:val="00B83C3D"/>
    <w:rsid w:val="00B84AE5"/>
    <w:rsid w:val="00B85A13"/>
    <w:rsid w:val="00B86961"/>
    <w:rsid w:val="00B87092"/>
    <w:rsid w:val="00B87757"/>
    <w:rsid w:val="00B87877"/>
    <w:rsid w:val="00B900C6"/>
    <w:rsid w:val="00B914A7"/>
    <w:rsid w:val="00B9266F"/>
    <w:rsid w:val="00B93B15"/>
    <w:rsid w:val="00B93B51"/>
    <w:rsid w:val="00B9430D"/>
    <w:rsid w:val="00B943C3"/>
    <w:rsid w:val="00B94577"/>
    <w:rsid w:val="00B95117"/>
    <w:rsid w:val="00B9558B"/>
    <w:rsid w:val="00B95A3F"/>
    <w:rsid w:val="00B96906"/>
    <w:rsid w:val="00B96AF5"/>
    <w:rsid w:val="00B96B41"/>
    <w:rsid w:val="00B971AE"/>
    <w:rsid w:val="00BA01C7"/>
    <w:rsid w:val="00BA12CA"/>
    <w:rsid w:val="00BA18CD"/>
    <w:rsid w:val="00BA198D"/>
    <w:rsid w:val="00BA1F0C"/>
    <w:rsid w:val="00BA23DE"/>
    <w:rsid w:val="00BA30EB"/>
    <w:rsid w:val="00BA451A"/>
    <w:rsid w:val="00BA483A"/>
    <w:rsid w:val="00BA488F"/>
    <w:rsid w:val="00BA4D97"/>
    <w:rsid w:val="00BA4E2D"/>
    <w:rsid w:val="00BA53B5"/>
    <w:rsid w:val="00BA5816"/>
    <w:rsid w:val="00BA6169"/>
    <w:rsid w:val="00BA62A3"/>
    <w:rsid w:val="00BB0A04"/>
    <w:rsid w:val="00BB0A78"/>
    <w:rsid w:val="00BB0F8F"/>
    <w:rsid w:val="00BB12BF"/>
    <w:rsid w:val="00BB314F"/>
    <w:rsid w:val="00BB3415"/>
    <w:rsid w:val="00BB449A"/>
    <w:rsid w:val="00BB6CFB"/>
    <w:rsid w:val="00BB6F67"/>
    <w:rsid w:val="00BB74C2"/>
    <w:rsid w:val="00BB7CAC"/>
    <w:rsid w:val="00BC0A95"/>
    <w:rsid w:val="00BC218E"/>
    <w:rsid w:val="00BC2A70"/>
    <w:rsid w:val="00BC2D03"/>
    <w:rsid w:val="00BC3262"/>
    <w:rsid w:val="00BC3DC9"/>
    <w:rsid w:val="00BC5892"/>
    <w:rsid w:val="00BC5D89"/>
    <w:rsid w:val="00BC5DF5"/>
    <w:rsid w:val="00BC5F68"/>
    <w:rsid w:val="00BC6A68"/>
    <w:rsid w:val="00BC6C70"/>
    <w:rsid w:val="00BC7529"/>
    <w:rsid w:val="00BD072D"/>
    <w:rsid w:val="00BD08DC"/>
    <w:rsid w:val="00BD1A9A"/>
    <w:rsid w:val="00BD2582"/>
    <w:rsid w:val="00BD2844"/>
    <w:rsid w:val="00BD2CBD"/>
    <w:rsid w:val="00BD32CC"/>
    <w:rsid w:val="00BD471E"/>
    <w:rsid w:val="00BD49D6"/>
    <w:rsid w:val="00BD5465"/>
    <w:rsid w:val="00BD7185"/>
    <w:rsid w:val="00BD778F"/>
    <w:rsid w:val="00BD784E"/>
    <w:rsid w:val="00BD7D4F"/>
    <w:rsid w:val="00BD7E35"/>
    <w:rsid w:val="00BD7E4A"/>
    <w:rsid w:val="00BE14FA"/>
    <w:rsid w:val="00BE1F1C"/>
    <w:rsid w:val="00BE2232"/>
    <w:rsid w:val="00BE311B"/>
    <w:rsid w:val="00BE43D1"/>
    <w:rsid w:val="00BE461E"/>
    <w:rsid w:val="00BE4994"/>
    <w:rsid w:val="00BE4E5B"/>
    <w:rsid w:val="00BE4FE8"/>
    <w:rsid w:val="00BE541B"/>
    <w:rsid w:val="00BE5478"/>
    <w:rsid w:val="00BE5969"/>
    <w:rsid w:val="00BE59AC"/>
    <w:rsid w:val="00BE59E9"/>
    <w:rsid w:val="00BE61E4"/>
    <w:rsid w:val="00BF042C"/>
    <w:rsid w:val="00BF08B3"/>
    <w:rsid w:val="00BF1179"/>
    <w:rsid w:val="00BF1247"/>
    <w:rsid w:val="00BF28B0"/>
    <w:rsid w:val="00BF2CB3"/>
    <w:rsid w:val="00BF316E"/>
    <w:rsid w:val="00BF34C9"/>
    <w:rsid w:val="00BF38AD"/>
    <w:rsid w:val="00BF3F5F"/>
    <w:rsid w:val="00BF3FCE"/>
    <w:rsid w:val="00BF4F88"/>
    <w:rsid w:val="00BF52FA"/>
    <w:rsid w:val="00BF7AB9"/>
    <w:rsid w:val="00C00735"/>
    <w:rsid w:val="00C007AA"/>
    <w:rsid w:val="00C0083E"/>
    <w:rsid w:val="00C008F6"/>
    <w:rsid w:val="00C01581"/>
    <w:rsid w:val="00C01BD9"/>
    <w:rsid w:val="00C01EA0"/>
    <w:rsid w:val="00C026EA"/>
    <w:rsid w:val="00C031FE"/>
    <w:rsid w:val="00C03686"/>
    <w:rsid w:val="00C03DED"/>
    <w:rsid w:val="00C03FC2"/>
    <w:rsid w:val="00C04D4C"/>
    <w:rsid w:val="00C051A2"/>
    <w:rsid w:val="00C0600C"/>
    <w:rsid w:val="00C0733B"/>
    <w:rsid w:val="00C0772F"/>
    <w:rsid w:val="00C10954"/>
    <w:rsid w:val="00C109D2"/>
    <w:rsid w:val="00C1178F"/>
    <w:rsid w:val="00C12733"/>
    <w:rsid w:val="00C13AE0"/>
    <w:rsid w:val="00C14051"/>
    <w:rsid w:val="00C14776"/>
    <w:rsid w:val="00C14F90"/>
    <w:rsid w:val="00C15937"/>
    <w:rsid w:val="00C15C74"/>
    <w:rsid w:val="00C17366"/>
    <w:rsid w:val="00C20FD2"/>
    <w:rsid w:val="00C228F8"/>
    <w:rsid w:val="00C22A56"/>
    <w:rsid w:val="00C24915"/>
    <w:rsid w:val="00C24BD7"/>
    <w:rsid w:val="00C25A13"/>
    <w:rsid w:val="00C2738D"/>
    <w:rsid w:val="00C276F2"/>
    <w:rsid w:val="00C3048E"/>
    <w:rsid w:val="00C30FA2"/>
    <w:rsid w:val="00C310D3"/>
    <w:rsid w:val="00C31618"/>
    <w:rsid w:val="00C31C3D"/>
    <w:rsid w:val="00C3251C"/>
    <w:rsid w:val="00C32800"/>
    <w:rsid w:val="00C32FD5"/>
    <w:rsid w:val="00C33E10"/>
    <w:rsid w:val="00C35478"/>
    <w:rsid w:val="00C36224"/>
    <w:rsid w:val="00C41CB9"/>
    <w:rsid w:val="00C41E61"/>
    <w:rsid w:val="00C41FAA"/>
    <w:rsid w:val="00C4287C"/>
    <w:rsid w:val="00C42AC2"/>
    <w:rsid w:val="00C42EFD"/>
    <w:rsid w:val="00C43A68"/>
    <w:rsid w:val="00C43C24"/>
    <w:rsid w:val="00C43E5A"/>
    <w:rsid w:val="00C446E9"/>
    <w:rsid w:val="00C44CA9"/>
    <w:rsid w:val="00C472BC"/>
    <w:rsid w:val="00C5088A"/>
    <w:rsid w:val="00C50950"/>
    <w:rsid w:val="00C51138"/>
    <w:rsid w:val="00C511A6"/>
    <w:rsid w:val="00C511B3"/>
    <w:rsid w:val="00C51534"/>
    <w:rsid w:val="00C51705"/>
    <w:rsid w:val="00C51981"/>
    <w:rsid w:val="00C52279"/>
    <w:rsid w:val="00C52BF0"/>
    <w:rsid w:val="00C52C6F"/>
    <w:rsid w:val="00C531E9"/>
    <w:rsid w:val="00C531FA"/>
    <w:rsid w:val="00C531FD"/>
    <w:rsid w:val="00C5397C"/>
    <w:rsid w:val="00C53AA5"/>
    <w:rsid w:val="00C54C51"/>
    <w:rsid w:val="00C54D4E"/>
    <w:rsid w:val="00C55C97"/>
    <w:rsid w:val="00C56B24"/>
    <w:rsid w:val="00C56B7A"/>
    <w:rsid w:val="00C570E9"/>
    <w:rsid w:val="00C570EF"/>
    <w:rsid w:val="00C57A14"/>
    <w:rsid w:val="00C60D48"/>
    <w:rsid w:val="00C61C0C"/>
    <w:rsid w:val="00C62861"/>
    <w:rsid w:val="00C6422F"/>
    <w:rsid w:val="00C64D1A"/>
    <w:rsid w:val="00C6700B"/>
    <w:rsid w:val="00C6710C"/>
    <w:rsid w:val="00C67F9F"/>
    <w:rsid w:val="00C7068E"/>
    <w:rsid w:val="00C70A65"/>
    <w:rsid w:val="00C7115E"/>
    <w:rsid w:val="00C7143A"/>
    <w:rsid w:val="00C71514"/>
    <w:rsid w:val="00C72B72"/>
    <w:rsid w:val="00C735FB"/>
    <w:rsid w:val="00C73BDC"/>
    <w:rsid w:val="00C73D37"/>
    <w:rsid w:val="00C74B9E"/>
    <w:rsid w:val="00C74BB0"/>
    <w:rsid w:val="00C754F0"/>
    <w:rsid w:val="00C756C3"/>
    <w:rsid w:val="00C75A55"/>
    <w:rsid w:val="00C76822"/>
    <w:rsid w:val="00C77C5E"/>
    <w:rsid w:val="00C803FB"/>
    <w:rsid w:val="00C8051E"/>
    <w:rsid w:val="00C80F45"/>
    <w:rsid w:val="00C812CB"/>
    <w:rsid w:val="00C825A7"/>
    <w:rsid w:val="00C82ECF"/>
    <w:rsid w:val="00C82F33"/>
    <w:rsid w:val="00C83903"/>
    <w:rsid w:val="00C840E9"/>
    <w:rsid w:val="00C8448C"/>
    <w:rsid w:val="00C846C9"/>
    <w:rsid w:val="00C846D3"/>
    <w:rsid w:val="00C8493E"/>
    <w:rsid w:val="00C851A4"/>
    <w:rsid w:val="00C8597F"/>
    <w:rsid w:val="00C859CF"/>
    <w:rsid w:val="00C85EE6"/>
    <w:rsid w:val="00C86118"/>
    <w:rsid w:val="00C867BD"/>
    <w:rsid w:val="00C868F3"/>
    <w:rsid w:val="00C86FD0"/>
    <w:rsid w:val="00C875DB"/>
    <w:rsid w:val="00C87CBA"/>
    <w:rsid w:val="00C90841"/>
    <w:rsid w:val="00C90EC3"/>
    <w:rsid w:val="00C9292B"/>
    <w:rsid w:val="00C93807"/>
    <w:rsid w:val="00C95214"/>
    <w:rsid w:val="00C952E6"/>
    <w:rsid w:val="00C953A6"/>
    <w:rsid w:val="00C95868"/>
    <w:rsid w:val="00C961C5"/>
    <w:rsid w:val="00C966B3"/>
    <w:rsid w:val="00C96FE2"/>
    <w:rsid w:val="00C971BE"/>
    <w:rsid w:val="00C971DA"/>
    <w:rsid w:val="00C97231"/>
    <w:rsid w:val="00CA03C0"/>
    <w:rsid w:val="00CA08F4"/>
    <w:rsid w:val="00CA296A"/>
    <w:rsid w:val="00CA39FD"/>
    <w:rsid w:val="00CA3A7D"/>
    <w:rsid w:val="00CA3BDE"/>
    <w:rsid w:val="00CA3DDC"/>
    <w:rsid w:val="00CA41C6"/>
    <w:rsid w:val="00CA5F50"/>
    <w:rsid w:val="00CA65AC"/>
    <w:rsid w:val="00CA68C8"/>
    <w:rsid w:val="00CA7359"/>
    <w:rsid w:val="00CA7632"/>
    <w:rsid w:val="00CA7A0A"/>
    <w:rsid w:val="00CB1CEF"/>
    <w:rsid w:val="00CB2FB7"/>
    <w:rsid w:val="00CB4E0F"/>
    <w:rsid w:val="00CB544C"/>
    <w:rsid w:val="00CB5F45"/>
    <w:rsid w:val="00CB69D8"/>
    <w:rsid w:val="00CB6EC9"/>
    <w:rsid w:val="00CB74AD"/>
    <w:rsid w:val="00CC1510"/>
    <w:rsid w:val="00CC153E"/>
    <w:rsid w:val="00CC34CB"/>
    <w:rsid w:val="00CC3CED"/>
    <w:rsid w:val="00CC43F2"/>
    <w:rsid w:val="00CC4E1A"/>
    <w:rsid w:val="00CC542C"/>
    <w:rsid w:val="00CC6B7A"/>
    <w:rsid w:val="00CC78A8"/>
    <w:rsid w:val="00CC7D04"/>
    <w:rsid w:val="00CC7F7A"/>
    <w:rsid w:val="00CD2960"/>
    <w:rsid w:val="00CD4DBC"/>
    <w:rsid w:val="00CD4EF2"/>
    <w:rsid w:val="00CD50B7"/>
    <w:rsid w:val="00CD524B"/>
    <w:rsid w:val="00CD5858"/>
    <w:rsid w:val="00CD5BDD"/>
    <w:rsid w:val="00CD5D05"/>
    <w:rsid w:val="00CD6203"/>
    <w:rsid w:val="00CD6A04"/>
    <w:rsid w:val="00CD77FC"/>
    <w:rsid w:val="00CD7D4F"/>
    <w:rsid w:val="00CE11B6"/>
    <w:rsid w:val="00CE1611"/>
    <w:rsid w:val="00CE166D"/>
    <w:rsid w:val="00CE1EA4"/>
    <w:rsid w:val="00CE263F"/>
    <w:rsid w:val="00CE2FAA"/>
    <w:rsid w:val="00CE3E77"/>
    <w:rsid w:val="00CE446F"/>
    <w:rsid w:val="00CE4972"/>
    <w:rsid w:val="00CE4F03"/>
    <w:rsid w:val="00CE587B"/>
    <w:rsid w:val="00CF01CA"/>
    <w:rsid w:val="00CF073C"/>
    <w:rsid w:val="00CF148B"/>
    <w:rsid w:val="00CF1916"/>
    <w:rsid w:val="00CF1ADC"/>
    <w:rsid w:val="00CF1E72"/>
    <w:rsid w:val="00CF1FEA"/>
    <w:rsid w:val="00CF2335"/>
    <w:rsid w:val="00CF2EE1"/>
    <w:rsid w:val="00CF4161"/>
    <w:rsid w:val="00CF4F92"/>
    <w:rsid w:val="00CF6789"/>
    <w:rsid w:val="00CF6D1E"/>
    <w:rsid w:val="00CF6EA8"/>
    <w:rsid w:val="00CF7B73"/>
    <w:rsid w:val="00CF7C2C"/>
    <w:rsid w:val="00D00FE2"/>
    <w:rsid w:val="00D0204C"/>
    <w:rsid w:val="00D021E2"/>
    <w:rsid w:val="00D021EA"/>
    <w:rsid w:val="00D033B4"/>
    <w:rsid w:val="00D03828"/>
    <w:rsid w:val="00D046D8"/>
    <w:rsid w:val="00D052BE"/>
    <w:rsid w:val="00D06565"/>
    <w:rsid w:val="00D068E2"/>
    <w:rsid w:val="00D10198"/>
    <w:rsid w:val="00D11086"/>
    <w:rsid w:val="00D115FC"/>
    <w:rsid w:val="00D133C8"/>
    <w:rsid w:val="00D13555"/>
    <w:rsid w:val="00D13980"/>
    <w:rsid w:val="00D147B8"/>
    <w:rsid w:val="00D14CB0"/>
    <w:rsid w:val="00D16308"/>
    <w:rsid w:val="00D170ED"/>
    <w:rsid w:val="00D178ED"/>
    <w:rsid w:val="00D17BAD"/>
    <w:rsid w:val="00D20BF7"/>
    <w:rsid w:val="00D2130E"/>
    <w:rsid w:val="00D21527"/>
    <w:rsid w:val="00D219C6"/>
    <w:rsid w:val="00D2264C"/>
    <w:rsid w:val="00D22DFF"/>
    <w:rsid w:val="00D22ED7"/>
    <w:rsid w:val="00D23698"/>
    <w:rsid w:val="00D23EF4"/>
    <w:rsid w:val="00D254B9"/>
    <w:rsid w:val="00D254EA"/>
    <w:rsid w:val="00D25BEA"/>
    <w:rsid w:val="00D25EEA"/>
    <w:rsid w:val="00D265B4"/>
    <w:rsid w:val="00D26971"/>
    <w:rsid w:val="00D279CF"/>
    <w:rsid w:val="00D27E57"/>
    <w:rsid w:val="00D30A27"/>
    <w:rsid w:val="00D31172"/>
    <w:rsid w:val="00D317CD"/>
    <w:rsid w:val="00D318DC"/>
    <w:rsid w:val="00D31C81"/>
    <w:rsid w:val="00D35E9F"/>
    <w:rsid w:val="00D366DE"/>
    <w:rsid w:val="00D37C6F"/>
    <w:rsid w:val="00D410B5"/>
    <w:rsid w:val="00D4140F"/>
    <w:rsid w:val="00D4226D"/>
    <w:rsid w:val="00D447B9"/>
    <w:rsid w:val="00D44C96"/>
    <w:rsid w:val="00D44D36"/>
    <w:rsid w:val="00D44DD4"/>
    <w:rsid w:val="00D4591B"/>
    <w:rsid w:val="00D4693F"/>
    <w:rsid w:val="00D516D9"/>
    <w:rsid w:val="00D524AD"/>
    <w:rsid w:val="00D5286A"/>
    <w:rsid w:val="00D52B8E"/>
    <w:rsid w:val="00D52D1C"/>
    <w:rsid w:val="00D53C3F"/>
    <w:rsid w:val="00D53D18"/>
    <w:rsid w:val="00D53E10"/>
    <w:rsid w:val="00D549B4"/>
    <w:rsid w:val="00D54F98"/>
    <w:rsid w:val="00D55097"/>
    <w:rsid w:val="00D5551B"/>
    <w:rsid w:val="00D5583F"/>
    <w:rsid w:val="00D56BC9"/>
    <w:rsid w:val="00D56E5F"/>
    <w:rsid w:val="00D5784D"/>
    <w:rsid w:val="00D602B6"/>
    <w:rsid w:val="00D61040"/>
    <w:rsid w:val="00D6105C"/>
    <w:rsid w:val="00D625F9"/>
    <w:rsid w:val="00D62807"/>
    <w:rsid w:val="00D62D53"/>
    <w:rsid w:val="00D637BA"/>
    <w:rsid w:val="00D637CF"/>
    <w:rsid w:val="00D64A04"/>
    <w:rsid w:val="00D64FAF"/>
    <w:rsid w:val="00D654B4"/>
    <w:rsid w:val="00D67CCA"/>
    <w:rsid w:val="00D71698"/>
    <w:rsid w:val="00D71CFB"/>
    <w:rsid w:val="00D72F91"/>
    <w:rsid w:val="00D73A70"/>
    <w:rsid w:val="00D7400C"/>
    <w:rsid w:val="00D7456C"/>
    <w:rsid w:val="00D74628"/>
    <w:rsid w:val="00D7617A"/>
    <w:rsid w:val="00D76AC7"/>
    <w:rsid w:val="00D77320"/>
    <w:rsid w:val="00D779ED"/>
    <w:rsid w:val="00D8011F"/>
    <w:rsid w:val="00D80582"/>
    <w:rsid w:val="00D80B0F"/>
    <w:rsid w:val="00D815A4"/>
    <w:rsid w:val="00D8166C"/>
    <w:rsid w:val="00D8195C"/>
    <w:rsid w:val="00D82249"/>
    <w:rsid w:val="00D8264A"/>
    <w:rsid w:val="00D83586"/>
    <w:rsid w:val="00D83EB6"/>
    <w:rsid w:val="00D8439B"/>
    <w:rsid w:val="00D863C8"/>
    <w:rsid w:val="00D869E2"/>
    <w:rsid w:val="00D86B52"/>
    <w:rsid w:val="00D87B73"/>
    <w:rsid w:val="00D910D8"/>
    <w:rsid w:val="00D93D03"/>
    <w:rsid w:val="00D943B9"/>
    <w:rsid w:val="00D9461C"/>
    <w:rsid w:val="00D95ADF"/>
    <w:rsid w:val="00D96879"/>
    <w:rsid w:val="00D97BB5"/>
    <w:rsid w:val="00DA0F7B"/>
    <w:rsid w:val="00DA11F7"/>
    <w:rsid w:val="00DA3174"/>
    <w:rsid w:val="00DA3DFD"/>
    <w:rsid w:val="00DA402B"/>
    <w:rsid w:val="00DA424C"/>
    <w:rsid w:val="00DA4925"/>
    <w:rsid w:val="00DA4B36"/>
    <w:rsid w:val="00DA59D4"/>
    <w:rsid w:val="00DA5C18"/>
    <w:rsid w:val="00DA6DE0"/>
    <w:rsid w:val="00DA73B8"/>
    <w:rsid w:val="00DA7422"/>
    <w:rsid w:val="00DB0C38"/>
    <w:rsid w:val="00DB3559"/>
    <w:rsid w:val="00DB3AD8"/>
    <w:rsid w:val="00DB59E4"/>
    <w:rsid w:val="00DB6CCC"/>
    <w:rsid w:val="00DB6FB4"/>
    <w:rsid w:val="00DB6FC3"/>
    <w:rsid w:val="00DB742F"/>
    <w:rsid w:val="00DB7F08"/>
    <w:rsid w:val="00DC01CE"/>
    <w:rsid w:val="00DC0B62"/>
    <w:rsid w:val="00DC2244"/>
    <w:rsid w:val="00DC22A2"/>
    <w:rsid w:val="00DC32C9"/>
    <w:rsid w:val="00DC4798"/>
    <w:rsid w:val="00DC55AB"/>
    <w:rsid w:val="00DC59F2"/>
    <w:rsid w:val="00DC60FC"/>
    <w:rsid w:val="00DC61D3"/>
    <w:rsid w:val="00DC6A00"/>
    <w:rsid w:val="00DC6A51"/>
    <w:rsid w:val="00DC6D61"/>
    <w:rsid w:val="00DC7279"/>
    <w:rsid w:val="00DC72F1"/>
    <w:rsid w:val="00DC72F3"/>
    <w:rsid w:val="00DC74A2"/>
    <w:rsid w:val="00DC7A6F"/>
    <w:rsid w:val="00DD018B"/>
    <w:rsid w:val="00DD1F21"/>
    <w:rsid w:val="00DD2B42"/>
    <w:rsid w:val="00DD33EB"/>
    <w:rsid w:val="00DD3A34"/>
    <w:rsid w:val="00DD3B7E"/>
    <w:rsid w:val="00DD4282"/>
    <w:rsid w:val="00DD718F"/>
    <w:rsid w:val="00DD759F"/>
    <w:rsid w:val="00DD76B4"/>
    <w:rsid w:val="00DE0652"/>
    <w:rsid w:val="00DE198F"/>
    <w:rsid w:val="00DE2D70"/>
    <w:rsid w:val="00DE31A5"/>
    <w:rsid w:val="00DE3557"/>
    <w:rsid w:val="00DE370A"/>
    <w:rsid w:val="00DE48D1"/>
    <w:rsid w:val="00DE5D57"/>
    <w:rsid w:val="00DE61CE"/>
    <w:rsid w:val="00DE659F"/>
    <w:rsid w:val="00DE663C"/>
    <w:rsid w:val="00DE6AFE"/>
    <w:rsid w:val="00DE6B29"/>
    <w:rsid w:val="00DF0A6A"/>
    <w:rsid w:val="00DF0CA9"/>
    <w:rsid w:val="00DF19A9"/>
    <w:rsid w:val="00DF32E1"/>
    <w:rsid w:val="00DF43AE"/>
    <w:rsid w:val="00DF4FF7"/>
    <w:rsid w:val="00DF548E"/>
    <w:rsid w:val="00DF6982"/>
    <w:rsid w:val="00DF7072"/>
    <w:rsid w:val="00E00179"/>
    <w:rsid w:val="00E00A6E"/>
    <w:rsid w:val="00E016E8"/>
    <w:rsid w:val="00E04E61"/>
    <w:rsid w:val="00E04FCB"/>
    <w:rsid w:val="00E05CED"/>
    <w:rsid w:val="00E06F15"/>
    <w:rsid w:val="00E070EA"/>
    <w:rsid w:val="00E0740E"/>
    <w:rsid w:val="00E07E43"/>
    <w:rsid w:val="00E07F8D"/>
    <w:rsid w:val="00E10694"/>
    <w:rsid w:val="00E112F6"/>
    <w:rsid w:val="00E12202"/>
    <w:rsid w:val="00E12900"/>
    <w:rsid w:val="00E12C69"/>
    <w:rsid w:val="00E13F63"/>
    <w:rsid w:val="00E14D0E"/>
    <w:rsid w:val="00E14D77"/>
    <w:rsid w:val="00E156F0"/>
    <w:rsid w:val="00E16322"/>
    <w:rsid w:val="00E170D0"/>
    <w:rsid w:val="00E17315"/>
    <w:rsid w:val="00E220A7"/>
    <w:rsid w:val="00E236E3"/>
    <w:rsid w:val="00E237B5"/>
    <w:rsid w:val="00E23995"/>
    <w:rsid w:val="00E250D6"/>
    <w:rsid w:val="00E25170"/>
    <w:rsid w:val="00E25306"/>
    <w:rsid w:val="00E25EEB"/>
    <w:rsid w:val="00E265F1"/>
    <w:rsid w:val="00E275CF"/>
    <w:rsid w:val="00E27D26"/>
    <w:rsid w:val="00E3011E"/>
    <w:rsid w:val="00E306B5"/>
    <w:rsid w:val="00E3149E"/>
    <w:rsid w:val="00E3181D"/>
    <w:rsid w:val="00E31D1D"/>
    <w:rsid w:val="00E320B1"/>
    <w:rsid w:val="00E32446"/>
    <w:rsid w:val="00E32972"/>
    <w:rsid w:val="00E33440"/>
    <w:rsid w:val="00E339A1"/>
    <w:rsid w:val="00E339A7"/>
    <w:rsid w:val="00E34D52"/>
    <w:rsid w:val="00E3667A"/>
    <w:rsid w:val="00E378B6"/>
    <w:rsid w:val="00E37A65"/>
    <w:rsid w:val="00E37C47"/>
    <w:rsid w:val="00E37E5E"/>
    <w:rsid w:val="00E40813"/>
    <w:rsid w:val="00E41DAF"/>
    <w:rsid w:val="00E43283"/>
    <w:rsid w:val="00E43870"/>
    <w:rsid w:val="00E440A3"/>
    <w:rsid w:val="00E444F4"/>
    <w:rsid w:val="00E448EA"/>
    <w:rsid w:val="00E51652"/>
    <w:rsid w:val="00E5249A"/>
    <w:rsid w:val="00E524AE"/>
    <w:rsid w:val="00E52834"/>
    <w:rsid w:val="00E5308E"/>
    <w:rsid w:val="00E53236"/>
    <w:rsid w:val="00E541A9"/>
    <w:rsid w:val="00E54952"/>
    <w:rsid w:val="00E54CA4"/>
    <w:rsid w:val="00E557FD"/>
    <w:rsid w:val="00E55B1B"/>
    <w:rsid w:val="00E60243"/>
    <w:rsid w:val="00E602FE"/>
    <w:rsid w:val="00E60CE8"/>
    <w:rsid w:val="00E636AD"/>
    <w:rsid w:val="00E638E9"/>
    <w:rsid w:val="00E64275"/>
    <w:rsid w:val="00E64E67"/>
    <w:rsid w:val="00E65529"/>
    <w:rsid w:val="00E65DED"/>
    <w:rsid w:val="00E65EA1"/>
    <w:rsid w:val="00E6623B"/>
    <w:rsid w:val="00E669F7"/>
    <w:rsid w:val="00E66E91"/>
    <w:rsid w:val="00E67169"/>
    <w:rsid w:val="00E672AF"/>
    <w:rsid w:val="00E70214"/>
    <w:rsid w:val="00E71037"/>
    <w:rsid w:val="00E7230B"/>
    <w:rsid w:val="00E731D3"/>
    <w:rsid w:val="00E73A9F"/>
    <w:rsid w:val="00E749D5"/>
    <w:rsid w:val="00E74DB5"/>
    <w:rsid w:val="00E75B71"/>
    <w:rsid w:val="00E7638B"/>
    <w:rsid w:val="00E76BE8"/>
    <w:rsid w:val="00E76D67"/>
    <w:rsid w:val="00E76F44"/>
    <w:rsid w:val="00E8027C"/>
    <w:rsid w:val="00E804C8"/>
    <w:rsid w:val="00E81E4F"/>
    <w:rsid w:val="00E82518"/>
    <w:rsid w:val="00E826C4"/>
    <w:rsid w:val="00E8373E"/>
    <w:rsid w:val="00E854FE"/>
    <w:rsid w:val="00E85670"/>
    <w:rsid w:val="00E8567A"/>
    <w:rsid w:val="00E857A7"/>
    <w:rsid w:val="00E85B79"/>
    <w:rsid w:val="00E90288"/>
    <w:rsid w:val="00E91694"/>
    <w:rsid w:val="00E9256E"/>
    <w:rsid w:val="00E94C87"/>
    <w:rsid w:val="00E95FEF"/>
    <w:rsid w:val="00E96308"/>
    <w:rsid w:val="00E963C8"/>
    <w:rsid w:val="00E9678F"/>
    <w:rsid w:val="00E96B69"/>
    <w:rsid w:val="00E974A2"/>
    <w:rsid w:val="00E9760A"/>
    <w:rsid w:val="00E978DC"/>
    <w:rsid w:val="00E97925"/>
    <w:rsid w:val="00EA110F"/>
    <w:rsid w:val="00EA205D"/>
    <w:rsid w:val="00EA331E"/>
    <w:rsid w:val="00EA3B9A"/>
    <w:rsid w:val="00EA3CD0"/>
    <w:rsid w:val="00EA3EE1"/>
    <w:rsid w:val="00EA4339"/>
    <w:rsid w:val="00EA46F1"/>
    <w:rsid w:val="00EA4967"/>
    <w:rsid w:val="00EA4BF2"/>
    <w:rsid w:val="00EA584E"/>
    <w:rsid w:val="00EA5BD1"/>
    <w:rsid w:val="00EA5EB7"/>
    <w:rsid w:val="00EA6266"/>
    <w:rsid w:val="00EA6F06"/>
    <w:rsid w:val="00EA7BAF"/>
    <w:rsid w:val="00EB03B2"/>
    <w:rsid w:val="00EB4629"/>
    <w:rsid w:val="00EB494F"/>
    <w:rsid w:val="00EB4A1D"/>
    <w:rsid w:val="00EB5465"/>
    <w:rsid w:val="00EB688E"/>
    <w:rsid w:val="00EB75F1"/>
    <w:rsid w:val="00EC0543"/>
    <w:rsid w:val="00EC2416"/>
    <w:rsid w:val="00EC25E4"/>
    <w:rsid w:val="00EC2759"/>
    <w:rsid w:val="00EC27E9"/>
    <w:rsid w:val="00EC2C3D"/>
    <w:rsid w:val="00EC337B"/>
    <w:rsid w:val="00EC4295"/>
    <w:rsid w:val="00EC4855"/>
    <w:rsid w:val="00EC4BD7"/>
    <w:rsid w:val="00EC4C08"/>
    <w:rsid w:val="00EC5A99"/>
    <w:rsid w:val="00EC62FB"/>
    <w:rsid w:val="00EC7AF2"/>
    <w:rsid w:val="00ED0A04"/>
    <w:rsid w:val="00ED2014"/>
    <w:rsid w:val="00ED3219"/>
    <w:rsid w:val="00ED3907"/>
    <w:rsid w:val="00ED4CED"/>
    <w:rsid w:val="00ED5645"/>
    <w:rsid w:val="00ED576D"/>
    <w:rsid w:val="00ED67BA"/>
    <w:rsid w:val="00ED758E"/>
    <w:rsid w:val="00ED7D1C"/>
    <w:rsid w:val="00EE0B5A"/>
    <w:rsid w:val="00EE0CA1"/>
    <w:rsid w:val="00EE1447"/>
    <w:rsid w:val="00EE19B6"/>
    <w:rsid w:val="00EE25F4"/>
    <w:rsid w:val="00EE2A6E"/>
    <w:rsid w:val="00EE2BB2"/>
    <w:rsid w:val="00EE2DA0"/>
    <w:rsid w:val="00EE30EC"/>
    <w:rsid w:val="00EE3247"/>
    <w:rsid w:val="00EE446D"/>
    <w:rsid w:val="00EE4B9B"/>
    <w:rsid w:val="00EE5B30"/>
    <w:rsid w:val="00EE5D9D"/>
    <w:rsid w:val="00EE652B"/>
    <w:rsid w:val="00EE7255"/>
    <w:rsid w:val="00EE7823"/>
    <w:rsid w:val="00EF18BF"/>
    <w:rsid w:val="00EF255E"/>
    <w:rsid w:val="00EF28D6"/>
    <w:rsid w:val="00EF31E9"/>
    <w:rsid w:val="00EF378E"/>
    <w:rsid w:val="00EF3D96"/>
    <w:rsid w:val="00EF4192"/>
    <w:rsid w:val="00EF4C41"/>
    <w:rsid w:val="00EF4F77"/>
    <w:rsid w:val="00EF78F0"/>
    <w:rsid w:val="00F00774"/>
    <w:rsid w:val="00F0134D"/>
    <w:rsid w:val="00F020BF"/>
    <w:rsid w:val="00F023F6"/>
    <w:rsid w:val="00F02676"/>
    <w:rsid w:val="00F03316"/>
    <w:rsid w:val="00F04725"/>
    <w:rsid w:val="00F04BE8"/>
    <w:rsid w:val="00F059ED"/>
    <w:rsid w:val="00F05B11"/>
    <w:rsid w:val="00F060AB"/>
    <w:rsid w:val="00F06B3E"/>
    <w:rsid w:val="00F07101"/>
    <w:rsid w:val="00F073F7"/>
    <w:rsid w:val="00F0793C"/>
    <w:rsid w:val="00F10519"/>
    <w:rsid w:val="00F10894"/>
    <w:rsid w:val="00F10F65"/>
    <w:rsid w:val="00F129ED"/>
    <w:rsid w:val="00F12C52"/>
    <w:rsid w:val="00F13044"/>
    <w:rsid w:val="00F16417"/>
    <w:rsid w:val="00F16B63"/>
    <w:rsid w:val="00F16D7A"/>
    <w:rsid w:val="00F17CA8"/>
    <w:rsid w:val="00F2035D"/>
    <w:rsid w:val="00F20405"/>
    <w:rsid w:val="00F2114D"/>
    <w:rsid w:val="00F21816"/>
    <w:rsid w:val="00F224A2"/>
    <w:rsid w:val="00F22B22"/>
    <w:rsid w:val="00F23000"/>
    <w:rsid w:val="00F23DF9"/>
    <w:rsid w:val="00F24B46"/>
    <w:rsid w:val="00F24C75"/>
    <w:rsid w:val="00F257CF"/>
    <w:rsid w:val="00F258DD"/>
    <w:rsid w:val="00F2757D"/>
    <w:rsid w:val="00F27DA1"/>
    <w:rsid w:val="00F31523"/>
    <w:rsid w:val="00F3160F"/>
    <w:rsid w:val="00F32CE9"/>
    <w:rsid w:val="00F33048"/>
    <w:rsid w:val="00F33503"/>
    <w:rsid w:val="00F3374A"/>
    <w:rsid w:val="00F33BE4"/>
    <w:rsid w:val="00F33E25"/>
    <w:rsid w:val="00F34A8F"/>
    <w:rsid w:val="00F34D0F"/>
    <w:rsid w:val="00F351EC"/>
    <w:rsid w:val="00F40D5E"/>
    <w:rsid w:val="00F40D9C"/>
    <w:rsid w:val="00F40EF0"/>
    <w:rsid w:val="00F42786"/>
    <w:rsid w:val="00F42D5D"/>
    <w:rsid w:val="00F43661"/>
    <w:rsid w:val="00F436FD"/>
    <w:rsid w:val="00F43865"/>
    <w:rsid w:val="00F438FC"/>
    <w:rsid w:val="00F44490"/>
    <w:rsid w:val="00F44B13"/>
    <w:rsid w:val="00F44F68"/>
    <w:rsid w:val="00F45196"/>
    <w:rsid w:val="00F462D3"/>
    <w:rsid w:val="00F4738C"/>
    <w:rsid w:val="00F51F63"/>
    <w:rsid w:val="00F52993"/>
    <w:rsid w:val="00F53053"/>
    <w:rsid w:val="00F534EB"/>
    <w:rsid w:val="00F53EB7"/>
    <w:rsid w:val="00F55648"/>
    <w:rsid w:val="00F55900"/>
    <w:rsid w:val="00F57393"/>
    <w:rsid w:val="00F57B05"/>
    <w:rsid w:val="00F602B1"/>
    <w:rsid w:val="00F60976"/>
    <w:rsid w:val="00F61151"/>
    <w:rsid w:val="00F61436"/>
    <w:rsid w:val="00F61937"/>
    <w:rsid w:val="00F61B54"/>
    <w:rsid w:val="00F62DDC"/>
    <w:rsid w:val="00F632F9"/>
    <w:rsid w:val="00F634B5"/>
    <w:rsid w:val="00F635E2"/>
    <w:rsid w:val="00F63C66"/>
    <w:rsid w:val="00F63D0B"/>
    <w:rsid w:val="00F65005"/>
    <w:rsid w:val="00F659FC"/>
    <w:rsid w:val="00F65FE6"/>
    <w:rsid w:val="00F673B5"/>
    <w:rsid w:val="00F674DD"/>
    <w:rsid w:val="00F67BC6"/>
    <w:rsid w:val="00F70548"/>
    <w:rsid w:val="00F705AC"/>
    <w:rsid w:val="00F70AEB"/>
    <w:rsid w:val="00F70D03"/>
    <w:rsid w:val="00F71E0C"/>
    <w:rsid w:val="00F7258C"/>
    <w:rsid w:val="00F72F04"/>
    <w:rsid w:val="00F747F7"/>
    <w:rsid w:val="00F74905"/>
    <w:rsid w:val="00F75079"/>
    <w:rsid w:val="00F75434"/>
    <w:rsid w:val="00F75AEB"/>
    <w:rsid w:val="00F761F7"/>
    <w:rsid w:val="00F76D58"/>
    <w:rsid w:val="00F77937"/>
    <w:rsid w:val="00F77A87"/>
    <w:rsid w:val="00F8088A"/>
    <w:rsid w:val="00F81740"/>
    <w:rsid w:val="00F819FC"/>
    <w:rsid w:val="00F825CE"/>
    <w:rsid w:val="00F82AA5"/>
    <w:rsid w:val="00F833F7"/>
    <w:rsid w:val="00F8366F"/>
    <w:rsid w:val="00F83CC4"/>
    <w:rsid w:val="00F840D2"/>
    <w:rsid w:val="00F867CB"/>
    <w:rsid w:val="00F86A3C"/>
    <w:rsid w:val="00F8740E"/>
    <w:rsid w:val="00F902D5"/>
    <w:rsid w:val="00F90B41"/>
    <w:rsid w:val="00F90FD1"/>
    <w:rsid w:val="00F91204"/>
    <w:rsid w:val="00F92B99"/>
    <w:rsid w:val="00F93B2E"/>
    <w:rsid w:val="00F94EB4"/>
    <w:rsid w:val="00F963D1"/>
    <w:rsid w:val="00F9690D"/>
    <w:rsid w:val="00F97E4C"/>
    <w:rsid w:val="00FA0AD0"/>
    <w:rsid w:val="00FA0D99"/>
    <w:rsid w:val="00FA1266"/>
    <w:rsid w:val="00FA2A9C"/>
    <w:rsid w:val="00FA31BA"/>
    <w:rsid w:val="00FA350D"/>
    <w:rsid w:val="00FA3B65"/>
    <w:rsid w:val="00FA55E7"/>
    <w:rsid w:val="00FA5B1D"/>
    <w:rsid w:val="00FA5DE2"/>
    <w:rsid w:val="00FA6948"/>
    <w:rsid w:val="00FA7EB4"/>
    <w:rsid w:val="00FA7EC2"/>
    <w:rsid w:val="00FB0F13"/>
    <w:rsid w:val="00FB1110"/>
    <w:rsid w:val="00FB1FDF"/>
    <w:rsid w:val="00FB293B"/>
    <w:rsid w:val="00FB2B1B"/>
    <w:rsid w:val="00FB2B88"/>
    <w:rsid w:val="00FB2D6C"/>
    <w:rsid w:val="00FB3261"/>
    <w:rsid w:val="00FB32B0"/>
    <w:rsid w:val="00FB36CA"/>
    <w:rsid w:val="00FB46C9"/>
    <w:rsid w:val="00FB4E15"/>
    <w:rsid w:val="00FB5801"/>
    <w:rsid w:val="00FB602C"/>
    <w:rsid w:val="00FB701D"/>
    <w:rsid w:val="00FB745D"/>
    <w:rsid w:val="00FB790C"/>
    <w:rsid w:val="00FC00E2"/>
    <w:rsid w:val="00FC0DCC"/>
    <w:rsid w:val="00FC150B"/>
    <w:rsid w:val="00FC1874"/>
    <w:rsid w:val="00FC1EE6"/>
    <w:rsid w:val="00FC2500"/>
    <w:rsid w:val="00FC2C73"/>
    <w:rsid w:val="00FC387F"/>
    <w:rsid w:val="00FC53EA"/>
    <w:rsid w:val="00FC736B"/>
    <w:rsid w:val="00FC73B7"/>
    <w:rsid w:val="00FD0453"/>
    <w:rsid w:val="00FD1417"/>
    <w:rsid w:val="00FD3568"/>
    <w:rsid w:val="00FE0E35"/>
    <w:rsid w:val="00FE1197"/>
    <w:rsid w:val="00FE1AA0"/>
    <w:rsid w:val="00FE28CA"/>
    <w:rsid w:val="00FE2D86"/>
    <w:rsid w:val="00FE2EB8"/>
    <w:rsid w:val="00FE3984"/>
    <w:rsid w:val="00FE4503"/>
    <w:rsid w:val="00FE4E18"/>
    <w:rsid w:val="00FE52F4"/>
    <w:rsid w:val="00FE5550"/>
    <w:rsid w:val="00FE5B20"/>
    <w:rsid w:val="00FE5CC9"/>
    <w:rsid w:val="00FE71A7"/>
    <w:rsid w:val="00FE7243"/>
    <w:rsid w:val="00FF012E"/>
    <w:rsid w:val="00FF0583"/>
    <w:rsid w:val="00FF11E1"/>
    <w:rsid w:val="00FF1672"/>
    <w:rsid w:val="00FF1924"/>
    <w:rsid w:val="00FF2450"/>
    <w:rsid w:val="00FF278F"/>
    <w:rsid w:val="00FF3675"/>
    <w:rsid w:val="00FF3BAD"/>
    <w:rsid w:val="00FF4021"/>
    <w:rsid w:val="00FF57A5"/>
    <w:rsid w:val="00FF58F4"/>
    <w:rsid w:val="00FF6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6F18C736"/>
  <w15:chartTrackingRefBased/>
  <w15:docId w15:val="{E9A390C7-B751-45B0-A0D7-98D65CC56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iPriority="35"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24B9"/>
    <w:rPr>
      <w:sz w:val="24"/>
      <w:szCs w:val="24"/>
    </w:rPr>
  </w:style>
  <w:style w:type="paragraph" w:styleId="Heading1">
    <w:name w:val="heading 1"/>
    <w:basedOn w:val="Normal"/>
    <w:next w:val="Normal"/>
    <w:qFormat/>
    <w:rsid w:val="00086C2E"/>
    <w:pPr>
      <w:keepNext/>
      <w:spacing w:before="80" w:after="80" w:line="340" w:lineRule="exact"/>
      <w:jc w:val="center"/>
      <w:outlineLvl w:val="0"/>
    </w:pPr>
    <w:rPr>
      <w:b/>
      <w:bCs/>
      <w:sz w:val="28"/>
      <w:szCs w:val="28"/>
    </w:rPr>
  </w:style>
  <w:style w:type="paragraph" w:styleId="Heading4">
    <w:name w:val="heading 4"/>
    <w:basedOn w:val="Normal"/>
    <w:next w:val="Normal"/>
    <w:qFormat/>
    <w:rsid w:val="00510721"/>
    <w:pPr>
      <w:keepNext/>
      <w:spacing w:before="20" w:after="20"/>
      <w:jc w:val="center"/>
      <w:outlineLvl w:val="3"/>
    </w:pPr>
    <w:rPr>
      <w:b/>
      <w:bCs/>
      <w:sz w:val="26"/>
      <w:szCs w:val="26"/>
    </w:rPr>
  </w:style>
  <w:style w:type="paragraph" w:styleId="Heading5">
    <w:name w:val="heading 5"/>
    <w:basedOn w:val="Normal"/>
    <w:next w:val="Normal"/>
    <w:link w:val="Heading5Char"/>
    <w:semiHidden/>
    <w:unhideWhenUsed/>
    <w:qFormat/>
    <w:rsid w:val="00277F13"/>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07E4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7675CF"/>
    <w:pPr>
      <w:tabs>
        <w:tab w:val="center" w:pos="4320"/>
        <w:tab w:val="right" w:pos="8640"/>
      </w:tabs>
    </w:pPr>
  </w:style>
  <w:style w:type="character" w:styleId="PageNumber">
    <w:name w:val="page number"/>
    <w:basedOn w:val="DefaultParagraphFont"/>
    <w:rsid w:val="007675CF"/>
  </w:style>
  <w:style w:type="paragraph" w:styleId="FootnoteText">
    <w:name w:val="footnote text"/>
    <w:basedOn w:val="Normal"/>
    <w:link w:val="FootnoteTextChar"/>
    <w:semiHidden/>
    <w:rsid w:val="00C55C97"/>
    <w:rPr>
      <w:sz w:val="20"/>
      <w:szCs w:val="20"/>
    </w:rPr>
  </w:style>
  <w:style w:type="character" w:styleId="FootnoteReference">
    <w:name w:val="footnote reference"/>
    <w:semiHidden/>
    <w:rsid w:val="00C55C97"/>
    <w:rPr>
      <w:vertAlign w:val="superscript"/>
    </w:rPr>
  </w:style>
  <w:style w:type="paragraph" w:styleId="BodyText2">
    <w:name w:val="Body Text 2"/>
    <w:basedOn w:val="Normal"/>
    <w:rsid w:val="007D0FDF"/>
    <w:pPr>
      <w:jc w:val="both"/>
    </w:pPr>
    <w:rPr>
      <w:sz w:val="28"/>
      <w:szCs w:val="28"/>
    </w:rPr>
  </w:style>
  <w:style w:type="paragraph" w:styleId="BodyTextIndent">
    <w:name w:val="Body Text Indent"/>
    <w:basedOn w:val="Normal"/>
    <w:link w:val="BodyTextIndentChar"/>
    <w:rsid w:val="000A0CB5"/>
    <w:pPr>
      <w:spacing w:after="120"/>
      <w:ind w:left="283"/>
    </w:pPr>
  </w:style>
  <w:style w:type="paragraph" w:styleId="Header">
    <w:name w:val="header"/>
    <w:basedOn w:val="Normal"/>
    <w:link w:val="HeaderChar"/>
    <w:uiPriority w:val="99"/>
    <w:rsid w:val="00627180"/>
    <w:pPr>
      <w:tabs>
        <w:tab w:val="center" w:pos="4320"/>
        <w:tab w:val="right" w:pos="8640"/>
      </w:tabs>
    </w:pPr>
  </w:style>
  <w:style w:type="paragraph" w:styleId="BodyText3">
    <w:name w:val="Body Text 3"/>
    <w:basedOn w:val="Normal"/>
    <w:rsid w:val="00B35BCE"/>
    <w:pPr>
      <w:spacing w:after="120"/>
    </w:pPr>
    <w:rPr>
      <w:sz w:val="16"/>
      <w:szCs w:val="16"/>
    </w:rPr>
  </w:style>
  <w:style w:type="paragraph" w:customStyle="1" w:styleId="Char">
    <w:name w:val="Char"/>
    <w:basedOn w:val="Normal"/>
    <w:next w:val="Normal"/>
    <w:autoRedefine/>
    <w:rsid w:val="00953AB4"/>
    <w:pPr>
      <w:spacing w:before="120" w:after="120" w:line="312" w:lineRule="auto"/>
    </w:pPr>
    <w:rPr>
      <w:sz w:val="28"/>
      <w:szCs w:val="28"/>
    </w:rPr>
  </w:style>
  <w:style w:type="character" w:styleId="Hyperlink">
    <w:name w:val="Hyperlink"/>
    <w:rsid w:val="00EE2DA0"/>
    <w:rPr>
      <w:color w:val="0000FF"/>
      <w:u w:val="single"/>
    </w:rPr>
  </w:style>
  <w:style w:type="paragraph" w:customStyle="1" w:styleId="Style1">
    <w:name w:val="Style1"/>
    <w:basedOn w:val="Normal"/>
    <w:rsid w:val="00525155"/>
    <w:pPr>
      <w:tabs>
        <w:tab w:val="left" w:pos="567"/>
      </w:tabs>
      <w:spacing w:before="120" w:after="120" w:line="360" w:lineRule="exact"/>
      <w:jc w:val="both"/>
    </w:pPr>
    <w:rPr>
      <w:outline/>
      <w:color w:val="000000"/>
      <w:sz w:val="28"/>
      <w:szCs w:val="28"/>
      <w14:textOutline w14:w="9525" w14:cap="flat" w14:cmpd="sng" w14:algn="ctr">
        <w14:solidFill>
          <w14:srgbClr w14:val="000000"/>
        </w14:solidFill>
        <w14:prstDash w14:val="solid"/>
        <w14:round/>
      </w14:textOutline>
      <w14:textFill>
        <w14:noFill/>
      </w14:textFill>
    </w:rPr>
  </w:style>
  <w:style w:type="paragraph" w:styleId="BodyText">
    <w:name w:val="Body Text"/>
    <w:basedOn w:val="Normal"/>
    <w:link w:val="BodyTextChar"/>
    <w:rsid w:val="00AE3DB9"/>
    <w:pPr>
      <w:spacing w:after="120"/>
    </w:pPr>
  </w:style>
  <w:style w:type="paragraph" w:styleId="ListBullet">
    <w:name w:val="List Bullet"/>
    <w:basedOn w:val="Normal"/>
    <w:link w:val="ListBulletChar"/>
    <w:rsid w:val="00AE3DB9"/>
    <w:pPr>
      <w:numPr>
        <w:numId w:val="11"/>
      </w:numPr>
      <w:tabs>
        <w:tab w:val="clear" w:pos="360"/>
        <w:tab w:val="num" w:pos="930"/>
      </w:tabs>
    </w:pPr>
    <w:rPr>
      <w:rFonts w:ascii=".VnArial" w:hAnsi=".VnArial" w:cs=".VnArial"/>
      <w:sz w:val="28"/>
      <w:szCs w:val="28"/>
    </w:rPr>
  </w:style>
  <w:style w:type="character" w:customStyle="1" w:styleId="ListBulletChar">
    <w:name w:val="List Bullet Char"/>
    <w:link w:val="ListBullet"/>
    <w:locked/>
    <w:rsid w:val="00AE3DB9"/>
    <w:rPr>
      <w:rFonts w:ascii=".VnArial" w:hAnsi=".VnArial" w:cs=".VnArial"/>
      <w:sz w:val="28"/>
      <w:szCs w:val="28"/>
      <w:lang w:val="en-US" w:eastAsia="en-US"/>
    </w:rPr>
  </w:style>
  <w:style w:type="paragraph" w:styleId="NormalWeb">
    <w:name w:val="Normal (Web)"/>
    <w:basedOn w:val="Normal"/>
    <w:link w:val="NormalWebChar"/>
    <w:uiPriority w:val="99"/>
    <w:rsid w:val="009463DE"/>
    <w:pPr>
      <w:spacing w:before="100" w:beforeAutospacing="1" w:after="100" w:afterAutospacing="1"/>
    </w:pPr>
    <w:rPr>
      <w:lang w:val="vi-VN" w:eastAsia="vi-VN"/>
    </w:rPr>
  </w:style>
  <w:style w:type="character" w:customStyle="1" w:styleId="NormalWebChar">
    <w:name w:val="Normal (Web) Char"/>
    <w:link w:val="NormalWeb"/>
    <w:rsid w:val="009463DE"/>
    <w:rPr>
      <w:sz w:val="24"/>
      <w:szCs w:val="24"/>
      <w:lang w:val="vi-VN" w:eastAsia="vi-VN"/>
    </w:rPr>
  </w:style>
  <w:style w:type="character" w:customStyle="1" w:styleId="fontstyle01">
    <w:name w:val="fontstyle01"/>
    <w:rsid w:val="001B220F"/>
    <w:rPr>
      <w:rFonts w:ascii="Times New Roman" w:hAnsi="Times New Roman" w:cs="Times New Roman" w:hint="default"/>
      <w:b w:val="0"/>
      <w:bCs w:val="0"/>
      <w:i/>
      <w:iCs/>
      <w:color w:val="000000"/>
      <w:sz w:val="28"/>
      <w:szCs w:val="28"/>
    </w:rPr>
  </w:style>
  <w:style w:type="paragraph" w:styleId="Title">
    <w:name w:val="Title"/>
    <w:basedOn w:val="Normal"/>
    <w:next w:val="Normal"/>
    <w:link w:val="TitleChar"/>
    <w:qFormat/>
    <w:rsid w:val="00E236E3"/>
    <w:pPr>
      <w:spacing w:before="240" w:after="60"/>
      <w:jc w:val="center"/>
      <w:outlineLvl w:val="0"/>
    </w:pPr>
    <w:rPr>
      <w:rFonts w:ascii="Calibri Light" w:hAnsi="Calibri Light"/>
      <w:b/>
      <w:bCs/>
      <w:kern w:val="28"/>
      <w:sz w:val="32"/>
      <w:szCs w:val="32"/>
      <w:lang w:val="vi-VN" w:eastAsia="vi-VN"/>
    </w:rPr>
  </w:style>
  <w:style w:type="character" w:customStyle="1" w:styleId="TitleChar">
    <w:name w:val="Title Char"/>
    <w:link w:val="Title"/>
    <w:rsid w:val="00E236E3"/>
    <w:rPr>
      <w:rFonts w:ascii="Calibri Light" w:hAnsi="Calibri Light"/>
      <w:b/>
      <w:bCs/>
      <w:kern w:val="28"/>
      <w:sz w:val="32"/>
      <w:szCs w:val="32"/>
      <w:lang w:val="vi-VN" w:eastAsia="vi-VN"/>
    </w:rPr>
  </w:style>
  <w:style w:type="paragraph" w:customStyle="1" w:styleId="symbol">
    <w:name w:val="symbol"/>
    <w:basedOn w:val="Normal"/>
    <w:rsid w:val="00396867"/>
    <w:rPr>
      <w:rFonts w:ascii=".VnTime" w:hAnsi=".VnTime"/>
      <w:szCs w:val="20"/>
    </w:rPr>
  </w:style>
  <w:style w:type="paragraph" w:styleId="BalloonText">
    <w:name w:val="Balloon Text"/>
    <w:basedOn w:val="Normal"/>
    <w:link w:val="BalloonTextChar"/>
    <w:rsid w:val="008E6DF5"/>
    <w:rPr>
      <w:rFonts w:ascii="Segoe UI" w:hAnsi="Segoe UI" w:cs="Segoe UI"/>
      <w:sz w:val="18"/>
      <w:szCs w:val="18"/>
    </w:rPr>
  </w:style>
  <w:style w:type="character" w:customStyle="1" w:styleId="BalloonTextChar">
    <w:name w:val="Balloon Text Char"/>
    <w:link w:val="BalloonText"/>
    <w:rsid w:val="008E6DF5"/>
    <w:rPr>
      <w:rFonts w:ascii="Segoe UI" w:hAnsi="Segoe UI" w:cs="Segoe UI"/>
      <w:sz w:val="18"/>
      <w:szCs w:val="18"/>
    </w:rPr>
  </w:style>
  <w:style w:type="character" w:customStyle="1" w:styleId="BodyTextIndentChar">
    <w:name w:val="Body Text Indent Char"/>
    <w:link w:val="BodyTextIndent"/>
    <w:rsid w:val="00D80B0F"/>
    <w:rPr>
      <w:sz w:val="24"/>
      <w:szCs w:val="24"/>
    </w:rPr>
  </w:style>
  <w:style w:type="character" w:customStyle="1" w:styleId="HeaderChar">
    <w:name w:val="Header Char"/>
    <w:link w:val="Header"/>
    <w:uiPriority w:val="99"/>
    <w:rsid w:val="00D37C6F"/>
    <w:rPr>
      <w:sz w:val="24"/>
      <w:szCs w:val="24"/>
    </w:rPr>
  </w:style>
  <w:style w:type="character" w:customStyle="1" w:styleId="Heading5Char">
    <w:name w:val="Heading 5 Char"/>
    <w:link w:val="Heading5"/>
    <w:semiHidden/>
    <w:rsid w:val="00277F13"/>
    <w:rPr>
      <w:rFonts w:ascii="Calibri" w:eastAsia="Times New Roman" w:hAnsi="Calibri" w:cs="Times New Roman"/>
      <w:b/>
      <w:bCs/>
      <w:i/>
      <w:iCs/>
      <w:sz w:val="26"/>
      <w:szCs w:val="26"/>
    </w:rPr>
  </w:style>
  <w:style w:type="paragraph" w:styleId="BodyTextIndent3">
    <w:name w:val="Body Text Indent 3"/>
    <w:basedOn w:val="Normal"/>
    <w:link w:val="BodyTextIndent3Char"/>
    <w:rsid w:val="00277F13"/>
    <w:pPr>
      <w:spacing w:after="120"/>
      <w:ind w:left="360"/>
    </w:pPr>
    <w:rPr>
      <w:rFonts w:ascii=".VnTime" w:hAnsi=".VnTime"/>
      <w:sz w:val="16"/>
      <w:szCs w:val="16"/>
    </w:rPr>
  </w:style>
  <w:style w:type="character" w:customStyle="1" w:styleId="BodyTextIndent3Char">
    <w:name w:val="Body Text Indent 3 Char"/>
    <w:link w:val="BodyTextIndent3"/>
    <w:rsid w:val="00277F13"/>
    <w:rPr>
      <w:rFonts w:ascii=".VnTime" w:hAnsi=".VnTime"/>
      <w:sz w:val="16"/>
      <w:szCs w:val="16"/>
    </w:rPr>
  </w:style>
  <w:style w:type="paragraph" w:customStyle="1" w:styleId="ndieund">
    <w:name w:val="ndieund"/>
    <w:basedOn w:val="Normal"/>
    <w:rsid w:val="00277F13"/>
    <w:pPr>
      <w:spacing w:after="120"/>
      <w:ind w:firstLine="720"/>
      <w:jc w:val="both"/>
    </w:pPr>
    <w:rPr>
      <w:rFonts w:ascii=".VnTime" w:hAnsi=".VnTime"/>
      <w:sz w:val="28"/>
    </w:rPr>
  </w:style>
  <w:style w:type="paragraph" w:customStyle="1" w:styleId="Default">
    <w:name w:val="Default"/>
    <w:rsid w:val="00277F13"/>
    <w:pPr>
      <w:autoSpaceDE w:val="0"/>
      <w:autoSpaceDN w:val="0"/>
      <w:adjustRightInd w:val="0"/>
    </w:pPr>
    <w:rPr>
      <w:color w:val="000000"/>
      <w:sz w:val="24"/>
      <w:szCs w:val="24"/>
    </w:rPr>
  </w:style>
  <w:style w:type="numbering" w:customStyle="1" w:styleId="CurrentList1">
    <w:name w:val="Current List1"/>
    <w:rsid w:val="004D7F1D"/>
    <w:pPr>
      <w:numPr>
        <w:numId w:val="31"/>
      </w:numPr>
    </w:pPr>
  </w:style>
  <w:style w:type="paragraph" w:styleId="Caption">
    <w:name w:val="caption"/>
    <w:basedOn w:val="Normal"/>
    <w:next w:val="Normal"/>
    <w:uiPriority w:val="35"/>
    <w:unhideWhenUsed/>
    <w:qFormat/>
    <w:rsid w:val="004D2F66"/>
    <w:rPr>
      <w:rFonts w:eastAsia="Calibri"/>
      <w:b/>
      <w:bCs/>
      <w:sz w:val="20"/>
      <w:szCs w:val="20"/>
      <w:lang w:val="vi-VN"/>
    </w:rPr>
  </w:style>
  <w:style w:type="character" w:styleId="Emphasis">
    <w:name w:val="Emphasis"/>
    <w:uiPriority w:val="20"/>
    <w:qFormat/>
    <w:rsid w:val="00E378B6"/>
    <w:rPr>
      <w:i/>
      <w:iCs/>
    </w:rPr>
  </w:style>
  <w:style w:type="character" w:customStyle="1" w:styleId="Vnbnnidung">
    <w:name w:val="Văn bản nội dung_"/>
    <w:link w:val="Vnbnnidung0"/>
    <w:uiPriority w:val="99"/>
    <w:rsid w:val="0091157E"/>
    <w:rPr>
      <w:sz w:val="28"/>
      <w:szCs w:val="28"/>
    </w:rPr>
  </w:style>
  <w:style w:type="paragraph" w:customStyle="1" w:styleId="Vnbnnidung0">
    <w:name w:val="Văn bản nội dung"/>
    <w:basedOn w:val="Normal"/>
    <w:link w:val="Vnbnnidung"/>
    <w:uiPriority w:val="99"/>
    <w:rsid w:val="0091157E"/>
    <w:pPr>
      <w:widowControl w:val="0"/>
      <w:spacing w:after="60" w:line="276" w:lineRule="auto"/>
      <w:ind w:firstLine="400"/>
    </w:pPr>
    <w:rPr>
      <w:sz w:val="28"/>
      <w:szCs w:val="28"/>
    </w:rPr>
  </w:style>
  <w:style w:type="character" w:styleId="Strong">
    <w:name w:val="Strong"/>
    <w:uiPriority w:val="22"/>
    <w:qFormat/>
    <w:rsid w:val="008A5AC7"/>
    <w:rPr>
      <w:b/>
      <w:bCs/>
    </w:rPr>
  </w:style>
  <w:style w:type="paragraph" w:styleId="Revision">
    <w:name w:val="Revision"/>
    <w:hidden/>
    <w:uiPriority w:val="99"/>
    <w:semiHidden/>
    <w:rsid w:val="00964548"/>
    <w:rPr>
      <w:sz w:val="24"/>
      <w:szCs w:val="24"/>
    </w:rPr>
  </w:style>
  <w:style w:type="character" w:customStyle="1" w:styleId="BodyTextChar">
    <w:name w:val="Body Text Char"/>
    <w:link w:val="BodyText"/>
    <w:rsid w:val="00097275"/>
    <w:rPr>
      <w:sz w:val="24"/>
      <w:szCs w:val="24"/>
    </w:rPr>
  </w:style>
  <w:style w:type="character" w:customStyle="1" w:styleId="FootnoteTextChar">
    <w:name w:val="Footnote Text Char"/>
    <w:link w:val="FootnoteText"/>
    <w:semiHidden/>
    <w:rsid w:val="004B4554"/>
  </w:style>
  <w:style w:type="character" w:customStyle="1" w:styleId="fontstyle21">
    <w:name w:val="fontstyle21"/>
    <w:rsid w:val="00B425A8"/>
    <w:rPr>
      <w:rFonts w:ascii="TimesNewRomanPSMT" w:hAnsi="TimesNewRomanPSMT" w:hint="default"/>
      <w:b w:val="0"/>
      <w:bCs w:val="0"/>
      <w:i w:val="0"/>
      <w:iCs w:val="0"/>
      <w:color w:val="000000"/>
      <w:sz w:val="22"/>
      <w:szCs w:val="22"/>
    </w:rPr>
  </w:style>
  <w:style w:type="character" w:styleId="CommentReference">
    <w:name w:val="annotation reference"/>
    <w:basedOn w:val="DefaultParagraphFont"/>
    <w:rsid w:val="008A3E82"/>
    <w:rPr>
      <w:sz w:val="16"/>
      <w:szCs w:val="16"/>
    </w:rPr>
  </w:style>
  <w:style w:type="paragraph" w:styleId="CommentText">
    <w:name w:val="annotation text"/>
    <w:basedOn w:val="Normal"/>
    <w:link w:val="CommentTextChar"/>
    <w:rsid w:val="008A3E82"/>
    <w:rPr>
      <w:sz w:val="20"/>
      <w:szCs w:val="20"/>
    </w:rPr>
  </w:style>
  <w:style w:type="character" w:customStyle="1" w:styleId="CommentTextChar">
    <w:name w:val="Comment Text Char"/>
    <w:basedOn w:val="DefaultParagraphFont"/>
    <w:link w:val="CommentText"/>
    <w:rsid w:val="008A3E82"/>
  </w:style>
  <w:style w:type="paragraph" w:styleId="CommentSubject">
    <w:name w:val="annotation subject"/>
    <w:basedOn w:val="CommentText"/>
    <w:next w:val="CommentText"/>
    <w:link w:val="CommentSubjectChar"/>
    <w:rsid w:val="008A3E82"/>
    <w:rPr>
      <w:b/>
      <w:bCs/>
    </w:rPr>
  </w:style>
  <w:style w:type="character" w:customStyle="1" w:styleId="CommentSubjectChar">
    <w:name w:val="Comment Subject Char"/>
    <w:basedOn w:val="CommentTextChar"/>
    <w:link w:val="CommentSubject"/>
    <w:rsid w:val="008A3E82"/>
    <w:rPr>
      <w:b/>
      <w:bCs/>
    </w:rPr>
  </w:style>
  <w:style w:type="character" w:customStyle="1" w:styleId="citation-26">
    <w:name w:val="citation-26"/>
    <w:basedOn w:val="DefaultParagraphFont"/>
    <w:rsid w:val="008A3E82"/>
  </w:style>
  <w:style w:type="character" w:customStyle="1" w:styleId="citation-27">
    <w:name w:val="citation-27"/>
    <w:basedOn w:val="DefaultParagraphFont"/>
    <w:rsid w:val="008A3E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2606995">
      <w:bodyDiv w:val="1"/>
      <w:marLeft w:val="0"/>
      <w:marRight w:val="0"/>
      <w:marTop w:val="0"/>
      <w:marBottom w:val="0"/>
      <w:divBdr>
        <w:top w:val="none" w:sz="0" w:space="0" w:color="auto"/>
        <w:left w:val="none" w:sz="0" w:space="0" w:color="auto"/>
        <w:bottom w:val="none" w:sz="0" w:space="0" w:color="auto"/>
        <w:right w:val="none" w:sz="0" w:space="0" w:color="auto"/>
      </w:divBdr>
    </w:div>
    <w:div w:id="1729721453">
      <w:bodyDiv w:val="1"/>
      <w:marLeft w:val="0"/>
      <w:marRight w:val="0"/>
      <w:marTop w:val="0"/>
      <w:marBottom w:val="0"/>
      <w:divBdr>
        <w:top w:val="none" w:sz="0" w:space="0" w:color="auto"/>
        <w:left w:val="none" w:sz="0" w:space="0" w:color="auto"/>
        <w:bottom w:val="none" w:sz="0" w:space="0" w:color="auto"/>
        <w:right w:val="none" w:sz="0" w:space="0" w:color="auto"/>
      </w:divBdr>
    </w:div>
    <w:div w:id="1771316967">
      <w:bodyDiv w:val="1"/>
      <w:marLeft w:val="0"/>
      <w:marRight w:val="0"/>
      <w:marTop w:val="0"/>
      <w:marBottom w:val="0"/>
      <w:divBdr>
        <w:top w:val="none" w:sz="0" w:space="0" w:color="auto"/>
        <w:left w:val="none" w:sz="0" w:space="0" w:color="auto"/>
        <w:bottom w:val="none" w:sz="0" w:space="0" w:color="auto"/>
        <w:right w:val="none" w:sz="0" w:space="0" w:color="auto"/>
      </w:divBdr>
    </w:div>
    <w:div w:id="1986272561">
      <w:bodyDiv w:val="1"/>
      <w:marLeft w:val="0"/>
      <w:marRight w:val="0"/>
      <w:marTop w:val="0"/>
      <w:marBottom w:val="0"/>
      <w:divBdr>
        <w:top w:val="none" w:sz="0" w:space="0" w:color="auto"/>
        <w:left w:val="none" w:sz="0" w:space="0" w:color="auto"/>
        <w:bottom w:val="none" w:sz="0" w:space="0" w:color="auto"/>
        <w:right w:val="none" w:sz="0" w:space="0" w:color="auto"/>
      </w:divBdr>
    </w:div>
    <w:div w:id="2037730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3C336F-35A3-4B15-9263-D61347F4E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1473</Words>
  <Characters>8398</Characters>
  <Application>Microsoft Office Word</Application>
  <DocSecurity>0</DocSecurity>
  <Lines>69</Lines>
  <Paragraphs>19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02A. THONG TU TCDM DIEN TICH</vt:lpstr>
      <vt:lpstr>Céng hoµ x• héi chñ nghÜa ViÖt Nam</vt:lpstr>
    </vt:vector>
  </TitlesOfParts>
  <Company>15 LE THANH NGHI</Company>
  <LinksUpToDate>false</LinksUpToDate>
  <CharactersWithSpaces>9852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02A. THONG TU TCDM DIEN TICH</dc:title>
  <dc:subject/>
  <dc:creator>NGUYEN NGOC MINH</dc:creator>
  <cp:keywords/>
  <dc:description/>
  <cp:lastModifiedBy>Microsoft account</cp:lastModifiedBy>
  <cp:revision>2</cp:revision>
  <cp:lastPrinted>2026-04-08T02:29:00Z</cp:lastPrinted>
  <dcterms:created xsi:type="dcterms:W3CDTF">2026-07-03T09:29:00Z</dcterms:created>
  <dcterms:modified xsi:type="dcterms:W3CDTF">2026-07-03T09:29:00Z</dcterms:modified>
</cp:coreProperties>
</file>