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8930" w:type="dxa"/>
        <w:tblLayout w:type="fixed"/>
        <w:tblLook w:val="0400"/>
      </w:tblPr>
      <w:tblGrid>
        <w:gridCol w:w="2977"/>
        <w:gridCol w:w="5953"/>
      </w:tblGrid>
      <w:tr w:rsidR="00664D22" w:rsidRPr="003856F8" w:rsidTr="00664D22">
        <w:trPr>
          <w:trHeight w:val="1135"/>
        </w:trPr>
        <w:tc>
          <w:tcPr>
            <w:tcW w:w="2977" w:type="dxa"/>
            <w:tcMar>
              <w:top w:w="0" w:type="dxa"/>
              <w:left w:w="108" w:type="dxa"/>
              <w:bottom w:w="0" w:type="dxa"/>
              <w:right w:w="108" w:type="dxa"/>
            </w:tcMar>
          </w:tcPr>
          <w:p w:rsidR="00664D22" w:rsidRDefault="00664D22" w:rsidP="00EC3367">
            <w:pPr>
              <w:keepNext/>
              <w:widowControl w:val="0"/>
              <w:spacing w:after="0" w:line="240" w:lineRule="auto"/>
              <w:jc w:val="center"/>
              <w:rPr>
                <w:b/>
              </w:rPr>
            </w:pPr>
            <w:r w:rsidRPr="0074133F">
              <w:rPr>
                <w:b/>
              </w:rPr>
              <w:t>CHÍNH</w:t>
            </w:r>
            <w:r>
              <w:rPr>
                <w:b/>
                <w:lang w:val="en-US"/>
              </w:rPr>
              <w:t xml:space="preserve"> </w:t>
            </w:r>
            <w:r w:rsidRPr="0074133F">
              <w:rPr>
                <w:b/>
              </w:rPr>
              <w:t>PHỦ</w:t>
            </w:r>
          </w:p>
          <w:p w:rsidR="00664D22" w:rsidRPr="00664D22" w:rsidRDefault="00664D22" w:rsidP="00EC3367">
            <w:pPr>
              <w:keepNext/>
              <w:widowControl w:val="0"/>
              <w:spacing w:after="0" w:line="240" w:lineRule="auto"/>
              <w:jc w:val="center"/>
              <w:rPr>
                <w:sz w:val="32"/>
              </w:rPr>
            </w:pPr>
            <w:r>
              <w:rPr>
                <w:b/>
                <w:vertAlign w:val="superscript"/>
                <w:lang w:val="en-US"/>
              </w:rPr>
              <w:t>_______</w:t>
            </w:r>
            <w:r w:rsidRPr="0074133F">
              <w:rPr>
                <w:b/>
              </w:rPr>
              <w:br/>
            </w:r>
          </w:p>
          <w:p w:rsidR="00664D22" w:rsidRPr="003856F8" w:rsidRDefault="00664D22" w:rsidP="00EC27A0">
            <w:pPr>
              <w:keepNext/>
              <w:widowControl w:val="0"/>
              <w:spacing w:after="0" w:line="240" w:lineRule="auto"/>
              <w:jc w:val="center"/>
              <w:rPr>
                <w:b/>
                <w:sz w:val="24"/>
                <w:szCs w:val="24"/>
              </w:rPr>
            </w:pPr>
            <w:r w:rsidRPr="0074133F">
              <w:t>Số:</w:t>
            </w:r>
            <w:r w:rsidR="009A402D">
              <w:rPr>
                <w:lang w:val="en-US"/>
              </w:rPr>
              <w:t xml:space="preserve"> 28</w:t>
            </w:r>
            <w:r w:rsidRPr="0074133F">
              <w:t>/202</w:t>
            </w:r>
            <w:r>
              <w:rPr>
                <w:lang w:val="en-US"/>
              </w:rPr>
              <w:t>6</w:t>
            </w:r>
            <w:r w:rsidRPr="0074133F">
              <w:t>/NĐ-CP</w:t>
            </w:r>
          </w:p>
        </w:tc>
        <w:tc>
          <w:tcPr>
            <w:tcW w:w="5953" w:type="dxa"/>
            <w:tcMar>
              <w:top w:w="0" w:type="dxa"/>
              <w:left w:w="108" w:type="dxa"/>
              <w:bottom w:w="0" w:type="dxa"/>
              <w:right w:w="108" w:type="dxa"/>
            </w:tcMar>
          </w:tcPr>
          <w:p w:rsidR="00664D22" w:rsidRPr="00664D22" w:rsidRDefault="00664D22" w:rsidP="00EC3367">
            <w:pPr>
              <w:keepNext/>
              <w:widowControl w:val="0"/>
              <w:spacing w:after="0" w:line="240" w:lineRule="auto"/>
              <w:jc w:val="center"/>
              <w:rPr>
                <w:b/>
                <w:sz w:val="28"/>
                <w:szCs w:val="28"/>
              </w:rPr>
            </w:pPr>
            <w:r w:rsidRPr="0074133F">
              <w:rPr>
                <w:b/>
              </w:rPr>
              <w:t>CỘNG HÒA XÃ HỘI CHỦ NGHĨA VIỆT NAM</w:t>
            </w:r>
            <w:r w:rsidRPr="0074133F">
              <w:rPr>
                <w:b/>
              </w:rPr>
              <w:br/>
            </w:r>
            <w:r w:rsidRPr="00664D22">
              <w:rPr>
                <w:b/>
                <w:sz w:val="28"/>
                <w:szCs w:val="28"/>
              </w:rPr>
              <w:t>Độc lập - Tự do - Hạnh phúc</w:t>
            </w:r>
          </w:p>
          <w:p w:rsidR="00664D22" w:rsidRPr="003856F8" w:rsidRDefault="00664D22" w:rsidP="00664D22">
            <w:pPr>
              <w:keepNext/>
              <w:widowControl w:val="0"/>
              <w:spacing w:after="0" w:line="240" w:lineRule="auto"/>
              <w:jc w:val="center"/>
              <w:rPr>
                <w:sz w:val="24"/>
                <w:szCs w:val="24"/>
              </w:rPr>
            </w:pPr>
            <w:r w:rsidRPr="00664D22">
              <w:rPr>
                <w:b/>
                <w:sz w:val="28"/>
                <w:szCs w:val="28"/>
                <w:vertAlign w:val="superscript"/>
                <w:lang w:val="en-US"/>
              </w:rPr>
              <w:t>________________________________________</w:t>
            </w:r>
            <w:r w:rsidRPr="00664D22">
              <w:rPr>
                <w:b/>
                <w:sz w:val="28"/>
                <w:szCs w:val="28"/>
              </w:rPr>
              <w:br/>
            </w:r>
            <w:r w:rsidRPr="00664D22">
              <w:rPr>
                <w:i/>
                <w:sz w:val="28"/>
                <w:szCs w:val="28"/>
              </w:rPr>
              <w:t>Hà Nội, ngày</w:t>
            </w:r>
            <w:r w:rsidR="009A402D">
              <w:rPr>
                <w:i/>
                <w:sz w:val="28"/>
                <w:szCs w:val="28"/>
                <w:lang w:val="en-US"/>
              </w:rPr>
              <w:t xml:space="preserve"> 19 </w:t>
            </w:r>
            <w:r w:rsidRPr="00664D22">
              <w:rPr>
                <w:i/>
                <w:sz w:val="28"/>
                <w:szCs w:val="28"/>
              </w:rPr>
              <w:t>tháng</w:t>
            </w:r>
            <w:r>
              <w:rPr>
                <w:i/>
                <w:sz w:val="28"/>
                <w:szCs w:val="28"/>
                <w:lang w:val="en-US"/>
              </w:rPr>
              <w:t xml:space="preserve"> 01 </w:t>
            </w:r>
            <w:r w:rsidRPr="00664D22">
              <w:rPr>
                <w:i/>
                <w:sz w:val="28"/>
                <w:szCs w:val="28"/>
              </w:rPr>
              <w:t>năm 202</w:t>
            </w:r>
            <w:r w:rsidRPr="00664D22">
              <w:rPr>
                <w:i/>
                <w:sz w:val="28"/>
                <w:szCs w:val="28"/>
                <w:lang w:val="en-US"/>
              </w:rPr>
              <w:t>6</w:t>
            </w:r>
          </w:p>
        </w:tc>
      </w:tr>
    </w:tbl>
    <w:p w:rsidR="00664D22" w:rsidRDefault="00664D22" w:rsidP="00664D22">
      <w:pPr>
        <w:keepNext/>
        <w:widowControl w:val="0"/>
        <w:spacing w:after="0" w:line="240" w:lineRule="auto"/>
        <w:jc w:val="center"/>
        <w:rPr>
          <w:b/>
          <w:sz w:val="28"/>
          <w:szCs w:val="28"/>
        </w:rPr>
      </w:pPr>
      <w:bookmarkStart w:id="0" w:name="gjdgxs" w:colFirst="0" w:colLast="0"/>
      <w:bookmarkEnd w:id="0"/>
    </w:p>
    <w:p w:rsidR="00664D22" w:rsidRPr="00664D22" w:rsidRDefault="00664D22" w:rsidP="00664D22">
      <w:pPr>
        <w:keepNext/>
        <w:widowControl w:val="0"/>
        <w:spacing w:after="0" w:line="240" w:lineRule="auto"/>
        <w:jc w:val="center"/>
        <w:rPr>
          <w:b/>
          <w:sz w:val="22"/>
          <w:szCs w:val="28"/>
        </w:rPr>
      </w:pPr>
    </w:p>
    <w:p w:rsidR="0074133F" w:rsidRDefault="00686D2C" w:rsidP="00664D22">
      <w:pPr>
        <w:keepNext/>
        <w:widowControl w:val="0"/>
        <w:spacing w:after="0" w:line="240" w:lineRule="auto"/>
        <w:jc w:val="center"/>
        <w:rPr>
          <w:sz w:val="28"/>
          <w:szCs w:val="28"/>
        </w:rPr>
      </w:pPr>
      <w:r w:rsidRPr="003856F8">
        <w:rPr>
          <w:b/>
          <w:sz w:val="28"/>
          <w:szCs w:val="28"/>
        </w:rPr>
        <w:t>NGHỊ ĐỊNH</w:t>
      </w:r>
    </w:p>
    <w:p w:rsidR="0074133F" w:rsidRDefault="00686D2C" w:rsidP="00664D22">
      <w:pPr>
        <w:keepNext/>
        <w:widowControl w:val="0"/>
        <w:spacing w:after="0" w:line="240" w:lineRule="auto"/>
        <w:jc w:val="center"/>
        <w:rPr>
          <w:b/>
          <w:sz w:val="28"/>
          <w:szCs w:val="28"/>
        </w:rPr>
      </w:pPr>
      <w:r w:rsidRPr="003856F8">
        <w:rPr>
          <w:b/>
          <w:sz w:val="28"/>
          <w:szCs w:val="28"/>
        </w:rPr>
        <w:t>Sàn giao dịch các-bon trong nước</w:t>
      </w:r>
    </w:p>
    <w:p w:rsidR="00664D22" w:rsidRPr="00664D22" w:rsidRDefault="00664D22" w:rsidP="0074133F">
      <w:pPr>
        <w:keepNext/>
        <w:widowControl w:val="0"/>
        <w:spacing w:before="120" w:line="240" w:lineRule="auto"/>
        <w:ind w:left="-142" w:right="-142"/>
        <w:jc w:val="center"/>
        <w:rPr>
          <w:sz w:val="6"/>
          <w:szCs w:val="28"/>
        </w:rPr>
      </w:pPr>
    </w:p>
    <w:p w:rsidR="00686D2C" w:rsidRPr="003856F8" w:rsidRDefault="00686D2C" w:rsidP="00664D22">
      <w:pPr>
        <w:keepNext/>
        <w:widowControl w:val="0"/>
        <w:spacing w:before="160" w:after="0" w:line="240" w:lineRule="auto"/>
        <w:ind w:firstLine="567"/>
        <w:rPr>
          <w:i/>
          <w:iCs/>
          <w:sz w:val="28"/>
          <w:szCs w:val="28"/>
        </w:rPr>
      </w:pPr>
      <w:r w:rsidRPr="003856F8">
        <w:rPr>
          <w:i/>
          <w:sz w:val="28"/>
          <w:szCs w:val="28"/>
        </w:rPr>
        <w:t xml:space="preserve">Căn cứ Luật Tổ chức Chính phủ </w:t>
      </w:r>
      <w:r w:rsidR="00F93DB1">
        <w:rPr>
          <w:i/>
          <w:sz w:val="28"/>
          <w:szCs w:val="28"/>
          <w:lang w:val="en-US"/>
        </w:rPr>
        <w:t>số 63/2025/QH15</w:t>
      </w:r>
      <w:r w:rsidRPr="003856F8">
        <w:rPr>
          <w:i/>
          <w:sz w:val="28"/>
          <w:szCs w:val="28"/>
        </w:rPr>
        <w:t>;</w:t>
      </w:r>
    </w:p>
    <w:p w:rsidR="00686D2C" w:rsidRPr="003856F8" w:rsidRDefault="00686D2C" w:rsidP="00664D22">
      <w:pPr>
        <w:keepNext/>
        <w:widowControl w:val="0"/>
        <w:spacing w:before="160" w:after="0" w:line="240" w:lineRule="auto"/>
        <w:ind w:firstLine="567"/>
        <w:rPr>
          <w:i/>
          <w:iCs/>
          <w:sz w:val="28"/>
          <w:szCs w:val="28"/>
        </w:rPr>
      </w:pPr>
      <w:r w:rsidRPr="003856F8">
        <w:rPr>
          <w:i/>
          <w:iCs/>
          <w:sz w:val="28"/>
          <w:szCs w:val="28"/>
        </w:rPr>
        <w:t xml:space="preserve">Căn cứ </w:t>
      </w:r>
      <w:bookmarkStart w:id="1" w:name="tvpllink_copweixcnx"/>
      <w:r w:rsidRPr="003856F8">
        <w:rPr>
          <w:i/>
          <w:iCs/>
          <w:sz w:val="28"/>
          <w:szCs w:val="28"/>
        </w:rPr>
        <w:t>Luật Bảo vệ môi trường</w:t>
      </w:r>
      <w:bookmarkEnd w:id="1"/>
      <w:r w:rsidRPr="003856F8">
        <w:rPr>
          <w:i/>
          <w:iCs/>
          <w:sz w:val="28"/>
          <w:szCs w:val="28"/>
        </w:rPr>
        <w:t xml:space="preserve"> </w:t>
      </w:r>
      <w:r w:rsidR="00F93DB1">
        <w:rPr>
          <w:i/>
          <w:iCs/>
          <w:sz w:val="28"/>
          <w:szCs w:val="28"/>
          <w:lang w:val="en-US"/>
        </w:rPr>
        <w:t xml:space="preserve">số </w:t>
      </w:r>
      <w:r w:rsidR="00F93DB1" w:rsidRPr="00F93DB1">
        <w:rPr>
          <w:i/>
          <w:iCs/>
          <w:sz w:val="28"/>
          <w:szCs w:val="28"/>
          <w:lang w:val="en-US"/>
        </w:rPr>
        <w:t>72/2020/QH14</w:t>
      </w:r>
      <w:r w:rsidR="008D3AAA">
        <w:rPr>
          <w:i/>
          <w:iCs/>
          <w:sz w:val="28"/>
          <w:szCs w:val="28"/>
        </w:rPr>
        <w:t xml:space="preserve"> được sửa đổi, bổ sung bởi Luật số 146/2025/QH15</w:t>
      </w:r>
      <w:r w:rsidRPr="003856F8">
        <w:rPr>
          <w:i/>
          <w:iCs/>
          <w:sz w:val="28"/>
          <w:szCs w:val="28"/>
        </w:rPr>
        <w:t>;</w:t>
      </w:r>
      <w:r w:rsidR="008D3AAA">
        <w:rPr>
          <w:i/>
          <w:iCs/>
          <w:sz w:val="28"/>
          <w:szCs w:val="28"/>
        </w:rPr>
        <w:t xml:space="preserve"> </w:t>
      </w:r>
    </w:p>
    <w:p w:rsidR="00686D2C" w:rsidRPr="003856F8" w:rsidRDefault="00686D2C" w:rsidP="00664D22">
      <w:pPr>
        <w:keepNext/>
        <w:widowControl w:val="0"/>
        <w:spacing w:before="160" w:after="0" w:line="240" w:lineRule="auto"/>
        <w:ind w:firstLine="567"/>
        <w:rPr>
          <w:i/>
          <w:sz w:val="28"/>
          <w:szCs w:val="28"/>
        </w:rPr>
      </w:pPr>
      <w:r w:rsidRPr="003856F8">
        <w:rPr>
          <w:i/>
          <w:sz w:val="28"/>
          <w:szCs w:val="28"/>
        </w:rPr>
        <w:t xml:space="preserve">Căn cứ Luật Chứng khoán </w:t>
      </w:r>
      <w:r w:rsidR="00F93DB1">
        <w:rPr>
          <w:i/>
          <w:sz w:val="28"/>
          <w:szCs w:val="28"/>
          <w:lang w:val="en-US"/>
        </w:rPr>
        <w:t xml:space="preserve">số </w:t>
      </w:r>
      <w:r w:rsidR="00F93DB1" w:rsidRPr="00F93DB1">
        <w:rPr>
          <w:i/>
          <w:sz w:val="28"/>
          <w:szCs w:val="28"/>
          <w:lang w:val="en-US"/>
        </w:rPr>
        <w:t>54/2019/QH14</w:t>
      </w:r>
      <w:r w:rsidR="008D3AAA">
        <w:rPr>
          <w:i/>
          <w:sz w:val="28"/>
          <w:szCs w:val="28"/>
        </w:rPr>
        <w:t xml:space="preserve"> được sửa đổi, bổ sung bởi Luật số 56/2024/QH15</w:t>
      </w:r>
      <w:r w:rsidRPr="003856F8">
        <w:rPr>
          <w:i/>
          <w:sz w:val="28"/>
          <w:szCs w:val="28"/>
        </w:rPr>
        <w:t>;</w:t>
      </w:r>
    </w:p>
    <w:p w:rsidR="00686D2C" w:rsidRPr="003856F8" w:rsidRDefault="00686D2C" w:rsidP="00664D22">
      <w:pPr>
        <w:keepNext/>
        <w:widowControl w:val="0"/>
        <w:spacing w:before="160" w:after="0" w:line="240" w:lineRule="auto"/>
        <w:ind w:firstLine="567"/>
        <w:rPr>
          <w:sz w:val="28"/>
          <w:szCs w:val="28"/>
        </w:rPr>
      </w:pPr>
      <w:r w:rsidRPr="003856F8">
        <w:rPr>
          <w:i/>
          <w:sz w:val="28"/>
          <w:szCs w:val="28"/>
        </w:rPr>
        <w:t>Theo đề nghị của Bộ trưởng Bộ Tài chính;</w:t>
      </w:r>
    </w:p>
    <w:p w:rsidR="0074133F" w:rsidRDefault="00686D2C" w:rsidP="00664D22">
      <w:pPr>
        <w:keepNext/>
        <w:widowControl w:val="0"/>
        <w:spacing w:before="160" w:after="0" w:line="240" w:lineRule="auto"/>
        <w:ind w:firstLine="567"/>
      </w:pPr>
      <w:r w:rsidRPr="003856F8">
        <w:rPr>
          <w:i/>
          <w:spacing w:val="-4"/>
          <w:sz w:val="28"/>
          <w:szCs w:val="28"/>
        </w:rPr>
        <w:t>Chính phủ ban hành Nghị định sàn giao dịch các-bon trong nước.</w:t>
      </w:r>
    </w:p>
    <w:p w:rsidR="00664D22" w:rsidRDefault="00664D22" w:rsidP="00664D22">
      <w:pPr>
        <w:pStyle w:val="Heading1"/>
        <w:keepNext w:val="0"/>
        <w:keepLines w:val="0"/>
        <w:widowControl w:val="0"/>
        <w:spacing w:before="0" w:after="0" w:line="240" w:lineRule="auto"/>
        <w:jc w:val="center"/>
        <w:rPr>
          <w:b/>
          <w:bCs/>
          <w:sz w:val="28"/>
          <w:szCs w:val="28"/>
        </w:rPr>
      </w:pPr>
    </w:p>
    <w:p w:rsidR="00501554" w:rsidRPr="00F93DB1" w:rsidRDefault="00664D22" w:rsidP="00664D22">
      <w:pPr>
        <w:pStyle w:val="Heading1"/>
        <w:keepNext w:val="0"/>
        <w:keepLines w:val="0"/>
        <w:widowControl w:val="0"/>
        <w:spacing w:before="0" w:after="0" w:line="240" w:lineRule="auto"/>
        <w:jc w:val="center"/>
        <w:rPr>
          <w:b/>
          <w:bCs/>
          <w:sz w:val="28"/>
          <w:szCs w:val="28"/>
        </w:rPr>
      </w:pPr>
      <w:r>
        <w:rPr>
          <w:b/>
          <w:bCs/>
          <w:sz w:val="28"/>
          <w:szCs w:val="28"/>
          <w:lang w:val="en-US"/>
        </w:rPr>
        <w:t>C</w:t>
      </w:r>
      <w:r w:rsidRPr="0074133F">
        <w:rPr>
          <w:b/>
          <w:bCs/>
          <w:sz w:val="28"/>
          <w:szCs w:val="28"/>
        </w:rPr>
        <w:t>hương</w:t>
      </w:r>
      <w:r w:rsidR="0074133F" w:rsidRPr="0074133F">
        <w:rPr>
          <w:b/>
          <w:bCs/>
          <w:sz w:val="28"/>
          <w:szCs w:val="28"/>
        </w:rPr>
        <w:t xml:space="preserve"> I</w:t>
      </w:r>
    </w:p>
    <w:p w:rsidR="00501554" w:rsidRDefault="00686D2C" w:rsidP="00664D22">
      <w:pPr>
        <w:widowControl w:val="0"/>
        <w:spacing w:after="0" w:line="240" w:lineRule="auto"/>
        <w:jc w:val="center"/>
        <w:rPr>
          <w:b/>
          <w:sz w:val="28"/>
          <w:szCs w:val="28"/>
        </w:rPr>
      </w:pPr>
      <w:r w:rsidRPr="003856F8">
        <w:rPr>
          <w:b/>
          <w:sz w:val="28"/>
          <w:szCs w:val="28"/>
        </w:rPr>
        <w:t>QUY ĐỊNH CHUNG</w:t>
      </w:r>
    </w:p>
    <w:p w:rsidR="00664D22" w:rsidRPr="00664D22" w:rsidRDefault="00664D22" w:rsidP="00664D22">
      <w:pPr>
        <w:widowControl w:val="0"/>
        <w:spacing w:after="0" w:line="240" w:lineRule="auto"/>
        <w:jc w:val="center"/>
        <w:rPr>
          <w:b/>
          <w:sz w:val="2"/>
          <w:szCs w:val="28"/>
        </w:rPr>
      </w:pPr>
    </w:p>
    <w:p w:rsidR="00501554" w:rsidRPr="003856F8" w:rsidRDefault="00686D2C" w:rsidP="00664D22">
      <w:pPr>
        <w:pStyle w:val="Heading1"/>
        <w:keepNext w:val="0"/>
        <w:keepLines w:val="0"/>
        <w:widowControl w:val="0"/>
        <w:spacing w:after="0" w:line="240" w:lineRule="auto"/>
        <w:ind w:firstLine="567"/>
        <w:jc w:val="both"/>
        <w:rPr>
          <w:b/>
          <w:sz w:val="28"/>
          <w:szCs w:val="28"/>
        </w:rPr>
      </w:pPr>
      <w:r w:rsidRPr="003856F8">
        <w:rPr>
          <w:b/>
          <w:sz w:val="28"/>
          <w:szCs w:val="28"/>
        </w:rPr>
        <w:t>Điều 1. Phạm vi điều chỉnh</w:t>
      </w:r>
    </w:p>
    <w:p w:rsidR="00501554" w:rsidRPr="003856F8" w:rsidRDefault="00686D2C" w:rsidP="00664D22">
      <w:pPr>
        <w:widowControl w:val="0"/>
        <w:spacing w:before="240" w:after="0" w:line="240" w:lineRule="auto"/>
        <w:ind w:firstLine="567"/>
        <w:rPr>
          <w:sz w:val="28"/>
          <w:szCs w:val="28"/>
        </w:rPr>
      </w:pPr>
      <w:r w:rsidRPr="00E47732">
        <w:rPr>
          <w:spacing w:val="-6"/>
          <w:sz w:val="28"/>
          <w:szCs w:val="28"/>
        </w:rPr>
        <w:t>Nghị định này quy định về các hoạt động liên quan đến sàn giao dịch các-bon</w:t>
      </w:r>
      <w:r w:rsidRPr="003856F8">
        <w:rPr>
          <w:sz w:val="28"/>
          <w:szCs w:val="28"/>
        </w:rPr>
        <w:t xml:space="preserve"> trong nước, bao gồm đăng ký, cấp mã trong nước, chuyển quyền sở hữu, lưu ký, giao dịch và thanh toán giao dịch hạn ngạch phát thải khí nhà kính, tín chỉ các-bon đủ điều kiện được giao dịch theo quy định pháp luật.</w:t>
      </w:r>
    </w:p>
    <w:p w:rsidR="00501554" w:rsidRPr="003856F8" w:rsidRDefault="00686D2C" w:rsidP="00664D22">
      <w:pPr>
        <w:pStyle w:val="Heading1"/>
        <w:keepNext w:val="0"/>
        <w:keepLines w:val="0"/>
        <w:widowControl w:val="0"/>
        <w:spacing w:after="0" w:line="240" w:lineRule="auto"/>
        <w:ind w:firstLine="567"/>
        <w:jc w:val="both"/>
        <w:rPr>
          <w:b/>
          <w:sz w:val="28"/>
          <w:szCs w:val="28"/>
        </w:rPr>
      </w:pPr>
      <w:r w:rsidRPr="003856F8">
        <w:rPr>
          <w:b/>
          <w:sz w:val="28"/>
          <w:szCs w:val="28"/>
        </w:rPr>
        <w:t>Điều 2. Đối tượng áp dụng</w:t>
      </w:r>
    </w:p>
    <w:p w:rsidR="00501554" w:rsidRPr="003856F8" w:rsidRDefault="00686D2C" w:rsidP="00664D22">
      <w:pPr>
        <w:widowControl w:val="0"/>
        <w:spacing w:before="240" w:after="0" w:line="240" w:lineRule="auto"/>
        <w:ind w:firstLine="567"/>
        <w:rPr>
          <w:sz w:val="28"/>
          <w:szCs w:val="28"/>
        </w:rPr>
      </w:pPr>
      <w:r w:rsidRPr="003856F8">
        <w:rPr>
          <w:sz w:val="28"/>
          <w:szCs w:val="28"/>
        </w:rPr>
        <w:t xml:space="preserve">1. </w:t>
      </w:r>
      <w:r w:rsidR="005F7FC6">
        <w:rPr>
          <w:sz w:val="28"/>
          <w:szCs w:val="28"/>
        </w:rPr>
        <w:t>Tổng công ty lưu ký và bù trừ chứng khoán Việt Nam</w:t>
      </w:r>
      <w:r w:rsidRPr="003856F8">
        <w:rPr>
          <w:sz w:val="28"/>
          <w:szCs w:val="28"/>
        </w:rPr>
        <w:t>.</w:t>
      </w:r>
    </w:p>
    <w:p w:rsidR="00501554" w:rsidRPr="003856F8" w:rsidRDefault="00686D2C" w:rsidP="00664D22">
      <w:pPr>
        <w:widowControl w:val="0"/>
        <w:spacing w:before="240" w:after="0" w:line="240" w:lineRule="auto"/>
        <w:ind w:firstLine="567"/>
        <w:rPr>
          <w:sz w:val="28"/>
          <w:szCs w:val="28"/>
        </w:rPr>
      </w:pPr>
      <w:r w:rsidRPr="003856F8">
        <w:rPr>
          <w:sz w:val="28"/>
          <w:szCs w:val="28"/>
        </w:rPr>
        <w:t xml:space="preserve">2. </w:t>
      </w:r>
      <w:r w:rsidR="005F7FC6">
        <w:rPr>
          <w:sz w:val="28"/>
          <w:szCs w:val="28"/>
        </w:rPr>
        <w:t>Sở Giao dịch chứng khoán</w:t>
      </w:r>
      <w:r w:rsidRPr="003856F8">
        <w:rPr>
          <w:sz w:val="28"/>
          <w:szCs w:val="28"/>
        </w:rPr>
        <w:t xml:space="preserve"> Việt Nam.</w:t>
      </w:r>
    </w:p>
    <w:p w:rsidR="00501554" w:rsidRPr="003856F8" w:rsidRDefault="00686D2C" w:rsidP="00664D22">
      <w:pPr>
        <w:widowControl w:val="0"/>
        <w:spacing w:before="240" w:after="0" w:line="240" w:lineRule="auto"/>
        <w:ind w:firstLine="567"/>
        <w:rPr>
          <w:sz w:val="28"/>
          <w:szCs w:val="28"/>
        </w:rPr>
      </w:pPr>
      <w:r w:rsidRPr="003856F8">
        <w:rPr>
          <w:sz w:val="28"/>
          <w:szCs w:val="28"/>
        </w:rPr>
        <w:t xml:space="preserve">3. </w:t>
      </w:r>
      <w:r w:rsidR="005F7FC6">
        <w:rPr>
          <w:sz w:val="28"/>
          <w:szCs w:val="28"/>
        </w:rPr>
        <w:t>Sở Giao dịch chứng khoán</w:t>
      </w:r>
      <w:r w:rsidRPr="003856F8">
        <w:rPr>
          <w:sz w:val="28"/>
          <w:szCs w:val="28"/>
        </w:rPr>
        <w:t xml:space="preserve"> Hà Nội.</w:t>
      </w:r>
    </w:p>
    <w:p w:rsidR="00501554" w:rsidRPr="003856F8" w:rsidRDefault="00686D2C" w:rsidP="00664D22">
      <w:pPr>
        <w:widowControl w:val="0"/>
        <w:spacing w:before="240" w:after="0" w:line="240" w:lineRule="auto"/>
        <w:ind w:firstLine="567"/>
        <w:rPr>
          <w:sz w:val="28"/>
          <w:szCs w:val="28"/>
        </w:rPr>
      </w:pPr>
      <w:r w:rsidRPr="003856F8">
        <w:rPr>
          <w:sz w:val="28"/>
          <w:szCs w:val="28"/>
        </w:rPr>
        <w:t xml:space="preserve">4. Các cơ quan, tổ chức tham gia giao dịch trên sàn giao dịch các-bon </w:t>
      </w:r>
      <w:r w:rsidR="00BC781C">
        <w:rPr>
          <w:sz w:val="28"/>
          <w:szCs w:val="28"/>
        </w:rPr>
        <w:t xml:space="preserve">trong nước </w:t>
      </w:r>
      <w:r w:rsidRPr="003856F8">
        <w:rPr>
          <w:sz w:val="28"/>
          <w:szCs w:val="28"/>
        </w:rPr>
        <w:t>theo quy định của pháp luật về bảo vệ môi trường.</w:t>
      </w:r>
    </w:p>
    <w:p w:rsidR="00501554" w:rsidRPr="003856F8" w:rsidRDefault="00686D2C" w:rsidP="00664D22">
      <w:pPr>
        <w:widowControl w:val="0"/>
        <w:spacing w:before="240" w:after="0" w:line="240" w:lineRule="auto"/>
        <w:ind w:firstLine="567"/>
        <w:rPr>
          <w:sz w:val="28"/>
          <w:szCs w:val="28"/>
        </w:rPr>
      </w:pPr>
      <w:r w:rsidRPr="003856F8">
        <w:rPr>
          <w:sz w:val="28"/>
          <w:szCs w:val="28"/>
        </w:rPr>
        <w:t xml:space="preserve">5. Các cơ quan, tổ chức, cá nhân có liên quan đến hoạt động </w:t>
      </w:r>
      <w:r w:rsidR="00116278">
        <w:rPr>
          <w:sz w:val="28"/>
          <w:szCs w:val="28"/>
          <w:lang w:val="en-US"/>
        </w:rPr>
        <w:t xml:space="preserve">tổ chức vận hành sàn giao dịch các-bon trong nước, </w:t>
      </w:r>
      <w:r w:rsidRPr="003856F8">
        <w:rPr>
          <w:sz w:val="28"/>
          <w:szCs w:val="28"/>
        </w:rPr>
        <w:t>đăng ký, cấp mã trong nước, chuyển quyền sở hữu, lưu ký, giao dịch và thanh toán giao dịch hạn ngạch phát thải khí nhà kính, tín chỉ các-bon.</w:t>
      </w:r>
    </w:p>
    <w:p w:rsidR="00FF3CD3" w:rsidRDefault="00FF3CD3" w:rsidP="00664D22">
      <w:pPr>
        <w:pStyle w:val="Heading1"/>
        <w:keepNext w:val="0"/>
        <w:keepLines w:val="0"/>
        <w:widowControl w:val="0"/>
        <w:spacing w:before="200" w:after="0" w:line="240" w:lineRule="auto"/>
        <w:ind w:firstLine="567"/>
        <w:jc w:val="both"/>
        <w:rPr>
          <w:b/>
          <w:bCs/>
          <w:sz w:val="28"/>
          <w:szCs w:val="28"/>
          <w:lang w:val="en-US"/>
        </w:rPr>
      </w:pPr>
    </w:p>
    <w:p w:rsidR="00501554" w:rsidRPr="003856F8" w:rsidRDefault="00686D2C" w:rsidP="00664D22">
      <w:pPr>
        <w:pStyle w:val="Heading1"/>
        <w:keepNext w:val="0"/>
        <w:keepLines w:val="0"/>
        <w:widowControl w:val="0"/>
        <w:spacing w:before="200" w:after="0" w:line="240" w:lineRule="auto"/>
        <w:ind w:firstLine="567"/>
        <w:jc w:val="both"/>
        <w:rPr>
          <w:b/>
          <w:bCs/>
          <w:sz w:val="28"/>
          <w:szCs w:val="28"/>
        </w:rPr>
      </w:pPr>
      <w:r w:rsidRPr="003856F8">
        <w:rPr>
          <w:b/>
          <w:bCs/>
          <w:sz w:val="28"/>
          <w:szCs w:val="28"/>
        </w:rPr>
        <w:lastRenderedPageBreak/>
        <w:t>Điều 3. Giải thích từ ngữ</w:t>
      </w:r>
    </w:p>
    <w:p w:rsidR="00501554" w:rsidRPr="003856F8" w:rsidRDefault="003918E5" w:rsidP="00664D22">
      <w:pPr>
        <w:widowControl w:val="0"/>
        <w:spacing w:before="200" w:after="0" w:line="240" w:lineRule="auto"/>
        <w:ind w:firstLine="567"/>
        <w:rPr>
          <w:sz w:val="28"/>
          <w:szCs w:val="28"/>
        </w:rPr>
      </w:pPr>
      <w:r w:rsidRPr="003856F8">
        <w:rPr>
          <w:sz w:val="28"/>
          <w:szCs w:val="28"/>
        </w:rPr>
        <w:t>Trong Nghị định này, các từ ngữ dưới đây được hiểu như sau:</w:t>
      </w:r>
    </w:p>
    <w:p w:rsidR="00501554" w:rsidRPr="00664D22" w:rsidRDefault="00686D2C" w:rsidP="00664D22">
      <w:pPr>
        <w:widowControl w:val="0"/>
        <w:spacing w:before="200" w:after="0" w:line="240" w:lineRule="auto"/>
        <w:ind w:firstLine="567"/>
        <w:rPr>
          <w:sz w:val="28"/>
          <w:szCs w:val="28"/>
        </w:rPr>
      </w:pPr>
      <w:r w:rsidRPr="00664D22">
        <w:rPr>
          <w:sz w:val="28"/>
          <w:szCs w:val="28"/>
        </w:rPr>
        <w:t xml:space="preserve">1. </w:t>
      </w:r>
      <w:r w:rsidR="003918E5" w:rsidRPr="00664D22">
        <w:rPr>
          <w:sz w:val="28"/>
          <w:szCs w:val="28"/>
        </w:rPr>
        <w:t>Dịch vụ hỗ trợ giao dịch trên sàn giao dịch các-bon</w:t>
      </w:r>
      <w:r w:rsidRPr="00664D22">
        <w:rPr>
          <w:sz w:val="28"/>
          <w:szCs w:val="28"/>
        </w:rPr>
        <w:t xml:space="preserve"> </w:t>
      </w:r>
      <w:r w:rsidR="00116278" w:rsidRPr="00664D22">
        <w:rPr>
          <w:sz w:val="28"/>
          <w:szCs w:val="28"/>
          <w:lang w:val="en-US"/>
        </w:rPr>
        <w:t xml:space="preserve">trong nước </w:t>
      </w:r>
      <w:r w:rsidRPr="00664D22">
        <w:rPr>
          <w:sz w:val="28"/>
          <w:szCs w:val="28"/>
        </w:rPr>
        <w:t>là dịch vụ tài chính bao gồm các hoạt động phục vụ việc lưu ký, giao dịch, thanh toán giao dịch hạn ngạch phát thải khí nhà kính, tín chỉ các-bon theo quy định tại Nghị định này.</w:t>
      </w:r>
    </w:p>
    <w:p w:rsidR="00501554" w:rsidRPr="00664D22" w:rsidRDefault="00686D2C" w:rsidP="00664D22">
      <w:pPr>
        <w:widowControl w:val="0"/>
        <w:spacing w:before="200" w:after="0" w:line="240" w:lineRule="auto"/>
        <w:ind w:firstLine="567"/>
        <w:rPr>
          <w:sz w:val="28"/>
          <w:szCs w:val="28"/>
        </w:rPr>
      </w:pPr>
      <w:r w:rsidRPr="00664D22">
        <w:rPr>
          <w:sz w:val="28"/>
          <w:szCs w:val="28"/>
        </w:rPr>
        <w:t xml:space="preserve">2. </w:t>
      </w:r>
      <w:r w:rsidR="003918E5" w:rsidRPr="00664D22">
        <w:rPr>
          <w:sz w:val="28"/>
          <w:szCs w:val="28"/>
        </w:rPr>
        <w:t>Đăng ký hạn ngạch phát thải khí nhà kính, tín chỉ các-bon</w:t>
      </w:r>
      <w:r w:rsidRPr="00664D22">
        <w:rPr>
          <w:sz w:val="28"/>
          <w:szCs w:val="28"/>
        </w:rPr>
        <w:t xml:space="preserve"> là việc Bộ Nông nghiệp và Môi trường ghi nhận thông tin về hạn ngạch phát thải khí nhà kính, tín chỉ các-bon và thông tin về cơ quan, tổ chức sở hữu hạn ngạch phát thải khí nhà kính, tín chỉ các-bon trên </w:t>
      </w:r>
      <w:del w:id="2" w:author="Do Thanh Lam" w:date="2026-01-19T10:55:00Z">
        <w:r w:rsidRPr="00664D22" w:rsidDel="00F949B8">
          <w:rPr>
            <w:sz w:val="28"/>
            <w:szCs w:val="28"/>
          </w:rPr>
          <w:delText xml:space="preserve">hệ </w:delText>
        </w:r>
      </w:del>
      <w:ins w:id="3" w:author="Do Thanh Lam" w:date="2026-01-19T10:55:00Z">
        <w:r w:rsidR="00F949B8">
          <w:rPr>
            <w:sz w:val="28"/>
            <w:szCs w:val="28"/>
            <w:lang w:val="en-US"/>
          </w:rPr>
          <w:t>H</w:t>
        </w:r>
        <w:r w:rsidR="00F949B8" w:rsidRPr="00664D22">
          <w:rPr>
            <w:sz w:val="28"/>
            <w:szCs w:val="28"/>
          </w:rPr>
          <w:t xml:space="preserve">ệ </w:t>
        </w:r>
      </w:ins>
      <w:r w:rsidRPr="00664D22">
        <w:rPr>
          <w:sz w:val="28"/>
          <w:szCs w:val="28"/>
        </w:rPr>
        <w:t>thống đăng ký quốc gia</w:t>
      </w:r>
      <w:ins w:id="4" w:author="Do Thanh Lam" w:date="2026-01-19T10:55:00Z">
        <w:r w:rsidR="00F949B8">
          <w:rPr>
            <w:sz w:val="28"/>
            <w:szCs w:val="28"/>
            <w:lang w:val="en-US"/>
          </w:rPr>
          <w:t xml:space="preserve"> </w:t>
        </w:r>
        <w:r w:rsidR="00F949B8" w:rsidRPr="00F949B8">
          <w:rPr>
            <w:sz w:val="28"/>
            <w:szCs w:val="28"/>
            <w:lang w:val="en-US"/>
          </w:rPr>
          <w:t>về hạn ngạch phát thải khí nhà kính và tín chỉ các-bon</w:t>
        </w:r>
        <w:r w:rsidR="00F949B8">
          <w:rPr>
            <w:sz w:val="28"/>
            <w:szCs w:val="28"/>
            <w:lang w:val="en-US"/>
          </w:rPr>
          <w:t xml:space="preserve"> (sau đây gọi tắt là </w:t>
        </w:r>
      </w:ins>
      <w:ins w:id="5" w:author="Do Thanh Lam" w:date="2026-01-19T10:56:00Z">
        <w:r w:rsidR="00F949B8">
          <w:rPr>
            <w:sz w:val="28"/>
            <w:szCs w:val="28"/>
            <w:lang w:val="en-US"/>
          </w:rPr>
          <w:t>H</w:t>
        </w:r>
      </w:ins>
      <w:ins w:id="6" w:author="Do Thanh Lam" w:date="2026-01-19T10:55:00Z">
        <w:r w:rsidR="00F949B8">
          <w:rPr>
            <w:sz w:val="28"/>
            <w:szCs w:val="28"/>
            <w:lang w:val="en-US"/>
          </w:rPr>
          <w:t>ệ thống đăng ký quốc gia)</w:t>
        </w:r>
      </w:ins>
      <w:r w:rsidRPr="00664D22">
        <w:rPr>
          <w:sz w:val="28"/>
          <w:szCs w:val="28"/>
        </w:rPr>
        <w:t>.</w:t>
      </w:r>
    </w:p>
    <w:p w:rsidR="00501554" w:rsidRPr="00664D22" w:rsidRDefault="00686D2C" w:rsidP="00664D22">
      <w:pPr>
        <w:widowControl w:val="0"/>
        <w:spacing w:before="200" w:after="0" w:line="240" w:lineRule="auto"/>
        <w:ind w:firstLine="567"/>
        <w:rPr>
          <w:sz w:val="28"/>
          <w:szCs w:val="28"/>
        </w:rPr>
      </w:pPr>
      <w:r w:rsidRPr="00664D22">
        <w:rPr>
          <w:sz w:val="28"/>
          <w:szCs w:val="28"/>
        </w:rPr>
        <w:t xml:space="preserve">3. </w:t>
      </w:r>
      <w:r w:rsidR="003918E5" w:rsidRPr="00664D22">
        <w:rPr>
          <w:sz w:val="28"/>
          <w:szCs w:val="28"/>
        </w:rPr>
        <w:t>Hệ thống giao dịch các-bon</w:t>
      </w:r>
      <w:r w:rsidRPr="00664D22">
        <w:rPr>
          <w:sz w:val="28"/>
          <w:szCs w:val="28"/>
        </w:rPr>
        <w:t xml:space="preserve"> là hệ thống cơ sở vật chất, hạ tầng kỹ thuật, công nghệ do </w:t>
      </w:r>
      <w:r w:rsidR="005F7FC6" w:rsidRPr="00664D22">
        <w:rPr>
          <w:sz w:val="28"/>
          <w:szCs w:val="28"/>
        </w:rPr>
        <w:t>Sở Giao dịch chứng khoán</w:t>
      </w:r>
      <w:r w:rsidRPr="00664D22">
        <w:rPr>
          <w:sz w:val="28"/>
          <w:szCs w:val="28"/>
        </w:rPr>
        <w:t xml:space="preserve"> Hà Nội tổ chức, vận hành để cung cấp dịch vụ giao dịch </w:t>
      </w:r>
      <w:r w:rsidR="003918E5" w:rsidRPr="00664D22">
        <w:rPr>
          <w:sz w:val="28"/>
          <w:szCs w:val="28"/>
        </w:rPr>
        <w:t>hạn ngạch phát thải khí nhà kính, tín chỉ các-bon</w:t>
      </w:r>
      <w:r w:rsidRPr="00664D22">
        <w:rPr>
          <w:sz w:val="28"/>
          <w:szCs w:val="28"/>
        </w:rPr>
        <w:t>.</w:t>
      </w:r>
    </w:p>
    <w:p w:rsidR="00501554" w:rsidRPr="00664D22" w:rsidRDefault="00686D2C" w:rsidP="00664D22">
      <w:pPr>
        <w:widowControl w:val="0"/>
        <w:spacing w:before="200" w:after="0" w:line="240" w:lineRule="auto"/>
        <w:ind w:firstLine="567"/>
        <w:rPr>
          <w:sz w:val="28"/>
          <w:szCs w:val="28"/>
        </w:rPr>
      </w:pPr>
      <w:r w:rsidRPr="00664D22">
        <w:rPr>
          <w:sz w:val="28"/>
          <w:szCs w:val="28"/>
        </w:rPr>
        <w:t xml:space="preserve">4. </w:t>
      </w:r>
      <w:r w:rsidR="003918E5" w:rsidRPr="00664D22">
        <w:rPr>
          <w:sz w:val="28"/>
          <w:szCs w:val="28"/>
        </w:rPr>
        <w:t>Hệ thống lưu ký và thanh toán giao dịch các-bon</w:t>
      </w:r>
      <w:r w:rsidRPr="00664D22">
        <w:rPr>
          <w:sz w:val="28"/>
          <w:szCs w:val="28"/>
        </w:rPr>
        <w:t xml:space="preserve"> là hệ thống cơ sở vật chất, hạ tầng kỹ thuật, công nghệ do </w:t>
      </w:r>
      <w:r w:rsidR="005F7FC6" w:rsidRPr="00664D22">
        <w:rPr>
          <w:sz w:val="28"/>
          <w:szCs w:val="28"/>
        </w:rPr>
        <w:t>Tổng công ty lưu ký và bù trừ chứng khoán Việt Nam</w:t>
      </w:r>
      <w:r w:rsidRPr="00664D22">
        <w:rPr>
          <w:sz w:val="28"/>
          <w:szCs w:val="28"/>
        </w:rPr>
        <w:t xml:space="preserve"> tổ chức, vận hành để cung cấp dịch vụ lưu ký và thanh toán giao dịch hạn ngạch phát thải khí nhà kính, tín chỉ các-bon.</w:t>
      </w:r>
    </w:p>
    <w:p w:rsidR="00501554" w:rsidRPr="00664D22" w:rsidRDefault="00686D2C" w:rsidP="00664D22">
      <w:pPr>
        <w:widowControl w:val="0"/>
        <w:spacing w:before="200" w:after="0" w:line="240" w:lineRule="auto"/>
        <w:ind w:firstLine="567"/>
        <w:rPr>
          <w:sz w:val="28"/>
          <w:szCs w:val="28"/>
        </w:rPr>
      </w:pPr>
      <w:r w:rsidRPr="00664D22">
        <w:rPr>
          <w:sz w:val="28"/>
          <w:szCs w:val="28"/>
        </w:rPr>
        <w:t xml:space="preserve">5. </w:t>
      </w:r>
      <w:r w:rsidR="003918E5" w:rsidRPr="00664D22">
        <w:rPr>
          <w:sz w:val="28"/>
          <w:szCs w:val="28"/>
        </w:rPr>
        <w:t>Ký gửi hạn ngạch phát thải khí nhà kính, tín ch</w:t>
      </w:r>
      <w:bookmarkStart w:id="7" w:name="_GoBack"/>
      <w:bookmarkEnd w:id="7"/>
      <w:r w:rsidR="003918E5" w:rsidRPr="00664D22">
        <w:rPr>
          <w:sz w:val="28"/>
          <w:szCs w:val="28"/>
        </w:rPr>
        <w:t>ỉ các-bon</w:t>
      </w:r>
      <w:r w:rsidRPr="00664D22">
        <w:rPr>
          <w:sz w:val="28"/>
          <w:szCs w:val="28"/>
        </w:rPr>
        <w:t xml:space="preserve"> là việc đưa hạn ngạch phát thải khí nhà kính, tín chỉ các-bon đã đăng ký trên </w:t>
      </w:r>
      <w:del w:id="8" w:author="Do Thanh Lam" w:date="2026-01-19T10:57:00Z">
        <w:r w:rsidRPr="00664D22" w:rsidDel="00F949B8">
          <w:rPr>
            <w:sz w:val="28"/>
            <w:szCs w:val="28"/>
          </w:rPr>
          <w:delText xml:space="preserve">hệ </w:delText>
        </w:r>
      </w:del>
      <w:ins w:id="9" w:author="Do Thanh Lam" w:date="2026-01-19T10:57:00Z">
        <w:r w:rsidR="00F949B8">
          <w:rPr>
            <w:sz w:val="28"/>
            <w:szCs w:val="28"/>
            <w:lang w:val="en-US"/>
          </w:rPr>
          <w:t>H</w:t>
        </w:r>
        <w:r w:rsidR="00F949B8" w:rsidRPr="00664D22">
          <w:rPr>
            <w:sz w:val="28"/>
            <w:szCs w:val="28"/>
          </w:rPr>
          <w:t xml:space="preserve">ệ </w:t>
        </w:r>
      </w:ins>
      <w:r w:rsidRPr="00664D22">
        <w:rPr>
          <w:sz w:val="28"/>
          <w:szCs w:val="28"/>
        </w:rPr>
        <w:t xml:space="preserve">thống đăng ký quốc gia vào lưu giữ tại </w:t>
      </w:r>
      <w:r w:rsidR="005F7FC6" w:rsidRPr="00664D22">
        <w:rPr>
          <w:sz w:val="28"/>
          <w:szCs w:val="28"/>
        </w:rPr>
        <w:t>Tổng công ty lưu ký và bù trừ chứng khoán Việt Nam</w:t>
      </w:r>
      <w:r w:rsidRPr="00664D22">
        <w:rPr>
          <w:sz w:val="28"/>
          <w:szCs w:val="28"/>
        </w:rPr>
        <w:t xml:space="preserve"> để thực hiện giao dịch.</w:t>
      </w:r>
    </w:p>
    <w:p w:rsidR="00501554" w:rsidRPr="00664D22" w:rsidRDefault="00686D2C" w:rsidP="00664D22">
      <w:pPr>
        <w:widowControl w:val="0"/>
        <w:spacing w:before="200" w:after="0" w:line="240" w:lineRule="auto"/>
        <w:ind w:firstLine="567"/>
        <w:rPr>
          <w:sz w:val="28"/>
          <w:szCs w:val="28"/>
        </w:rPr>
      </w:pPr>
      <w:r w:rsidRPr="00664D22">
        <w:rPr>
          <w:sz w:val="28"/>
          <w:szCs w:val="28"/>
        </w:rPr>
        <w:t xml:space="preserve">6. </w:t>
      </w:r>
      <w:r w:rsidR="003918E5" w:rsidRPr="00664D22">
        <w:rPr>
          <w:sz w:val="28"/>
          <w:szCs w:val="28"/>
        </w:rPr>
        <w:t>Thanh toán giao dịch hạn ngạch phát thải khí nhà kính, tín chỉ các-bon</w:t>
      </w:r>
      <w:r w:rsidRPr="00664D22">
        <w:rPr>
          <w:sz w:val="28"/>
          <w:szCs w:val="28"/>
        </w:rPr>
        <w:t xml:space="preserve"> là việc chuyển tiền tại ngân hàng thanh toán và chuyển giao hạn ngạch phát thải </w:t>
      </w:r>
      <w:r w:rsidRPr="00E47732">
        <w:rPr>
          <w:spacing w:val="-4"/>
          <w:sz w:val="28"/>
          <w:szCs w:val="28"/>
        </w:rPr>
        <w:t>khí nhà kính, tín chỉ các-bon trên hệ thống lưu ký và thanh toán giao dịch các-bon</w:t>
      </w:r>
      <w:r w:rsidRPr="00664D22">
        <w:rPr>
          <w:sz w:val="28"/>
          <w:szCs w:val="28"/>
        </w:rPr>
        <w:t xml:space="preserve"> vào ngày thanh toán theo nguyên tắc chuyển giao hạn ngạch phát thải khí nhà kính, tín chỉ các-bon đồng thời với thanh toán tiền.</w:t>
      </w:r>
    </w:p>
    <w:p w:rsidR="00501554" w:rsidRPr="00664D22" w:rsidRDefault="00686D2C" w:rsidP="00664D22">
      <w:pPr>
        <w:widowControl w:val="0"/>
        <w:spacing w:before="200" w:after="0" w:line="240" w:lineRule="auto"/>
        <w:ind w:firstLine="567"/>
        <w:rPr>
          <w:sz w:val="28"/>
          <w:szCs w:val="28"/>
        </w:rPr>
      </w:pPr>
      <w:r w:rsidRPr="00664D22">
        <w:rPr>
          <w:sz w:val="28"/>
          <w:szCs w:val="28"/>
        </w:rPr>
        <w:t xml:space="preserve">7. </w:t>
      </w:r>
      <w:r w:rsidR="003918E5" w:rsidRPr="00664D22">
        <w:rPr>
          <w:sz w:val="28"/>
          <w:szCs w:val="28"/>
        </w:rPr>
        <w:t>Thanh toán tức thời theo từng giao dịch</w:t>
      </w:r>
      <w:r w:rsidRPr="00664D22">
        <w:rPr>
          <w:sz w:val="28"/>
          <w:szCs w:val="28"/>
        </w:rPr>
        <w:t xml:space="preserve"> là phương thức thanh toán giao dịch hạn ngạch phát thải khí nhà kính, tín chỉ các-bon được thực hiện</w:t>
      </w:r>
      <w:r w:rsidR="00913EBF" w:rsidRPr="00664D22">
        <w:rPr>
          <w:sz w:val="28"/>
          <w:szCs w:val="28"/>
          <w:lang w:val="en-US"/>
        </w:rPr>
        <w:t xml:space="preserve"> trên cơ sở từng </w:t>
      </w:r>
      <w:r w:rsidR="009054D7" w:rsidRPr="00664D22">
        <w:rPr>
          <w:sz w:val="28"/>
          <w:szCs w:val="28"/>
          <w:lang w:val="en-US"/>
        </w:rPr>
        <w:t>giao dịch</w:t>
      </w:r>
      <w:r w:rsidR="009054D7" w:rsidRPr="00664D22">
        <w:rPr>
          <w:sz w:val="28"/>
          <w:szCs w:val="28"/>
        </w:rPr>
        <w:t xml:space="preserve"> ngay khi bên mua có đủ tiền và bên bán có đủ hạn ngạch phát thải khí nhà kính, tín chỉ các-bon trên tài khoản lưu ký.</w:t>
      </w:r>
    </w:p>
    <w:p w:rsidR="00501554" w:rsidRPr="00664D22" w:rsidRDefault="009054D7" w:rsidP="00664D22">
      <w:pPr>
        <w:widowControl w:val="0"/>
        <w:spacing w:before="200" w:after="0" w:line="240" w:lineRule="auto"/>
        <w:ind w:firstLine="567"/>
        <w:rPr>
          <w:spacing w:val="-4"/>
          <w:sz w:val="28"/>
          <w:szCs w:val="28"/>
        </w:rPr>
      </w:pPr>
      <w:r w:rsidRPr="00664D22">
        <w:rPr>
          <w:spacing w:val="-4"/>
          <w:sz w:val="28"/>
          <w:szCs w:val="28"/>
        </w:rPr>
        <w:t xml:space="preserve">8. Thành viên giao dịch hạn ngạch phát thải khí nhà kính, tín chỉ các-bon </w:t>
      </w:r>
      <w:r w:rsidRPr="00664D22">
        <w:rPr>
          <w:spacing w:val="-6"/>
          <w:sz w:val="28"/>
          <w:szCs w:val="28"/>
        </w:rPr>
        <w:t xml:space="preserve">(sau đây gọi tắt là thành viên giao dịch các-bon) là công ty chứng khoán được </w:t>
      </w:r>
      <w:r w:rsidR="005F7FC6" w:rsidRPr="00664D22">
        <w:rPr>
          <w:spacing w:val="-6"/>
          <w:sz w:val="28"/>
          <w:szCs w:val="28"/>
        </w:rPr>
        <w:t>Sở Giao dịch chứng khoán</w:t>
      </w:r>
      <w:r w:rsidRPr="00664D22">
        <w:rPr>
          <w:spacing w:val="-6"/>
          <w:sz w:val="28"/>
          <w:szCs w:val="28"/>
        </w:rPr>
        <w:t xml:space="preserve"> Việt Nam chấp thuận tham gia hệ thống giao dịch các-bon.</w:t>
      </w:r>
    </w:p>
    <w:p w:rsidR="00501554" w:rsidRPr="003856F8" w:rsidRDefault="009054D7" w:rsidP="00664D22">
      <w:pPr>
        <w:widowControl w:val="0"/>
        <w:spacing w:before="200" w:after="0" w:line="240" w:lineRule="auto"/>
        <w:ind w:firstLine="567"/>
        <w:rPr>
          <w:sz w:val="28"/>
          <w:szCs w:val="28"/>
        </w:rPr>
      </w:pPr>
      <w:r w:rsidRPr="00664D22">
        <w:rPr>
          <w:sz w:val="28"/>
          <w:szCs w:val="28"/>
        </w:rPr>
        <w:t xml:space="preserve">9. Thành viên lưu ký hạn ngạch phát thải khí nhà kính, tín chỉ các-bon (sau đây gọi tắt là </w:t>
      </w:r>
      <w:r w:rsidRPr="00664D22">
        <w:rPr>
          <w:iCs/>
          <w:sz w:val="28"/>
          <w:szCs w:val="28"/>
        </w:rPr>
        <w:t>thành viên lưu ký các-bon</w:t>
      </w:r>
      <w:r w:rsidRPr="00664D22">
        <w:rPr>
          <w:sz w:val="28"/>
          <w:szCs w:val="28"/>
        </w:rPr>
        <w:t>)</w:t>
      </w:r>
      <w:r>
        <w:rPr>
          <w:sz w:val="28"/>
          <w:szCs w:val="28"/>
        </w:rPr>
        <w:t xml:space="preserve"> là công ty chứng khoán được </w:t>
      </w:r>
      <w:r w:rsidR="005F7FC6">
        <w:rPr>
          <w:sz w:val="28"/>
          <w:szCs w:val="28"/>
        </w:rPr>
        <w:lastRenderedPageBreak/>
        <w:t>Tổng công ty lưu ký và bù trừ chứng khoán Việt Nam</w:t>
      </w:r>
      <w:r>
        <w:rPr>
          <w:sz w:val="28"/>
          <w:szCs w:val="28"/>
        </w:rPr>
        <w:t xml:space="preserve"> chấp thuận tham gia hệ thống lưu ký và thanh toán giao dịch các-bon.</w:t>
      </w:r>
    </w:p>
    <w:p w:rsidR="00501554" w:rsidRPr="00530241" w:rsidRDefault="009054D7" w:rsidP="00664D22">
      <w:pPr>
        <w:pStyle w:val="Heading1"/>
        <w:keepNext w:val="0"/>
        <w:keepLines w:val="0"/>
        <w:widowControl w:val="0"/>
        <w:spacing w:after="0" w:line="250" w:lineRule="auto"/>
        <w:ind w:firstLine="567"/>
        <w:jc w:val="both"/>
        <w:rPr>
          <w:b/>
          <w:bCs/>
          <w:sz w:val="28"/>
          <w:szCs w:val="28"/>
          <w:lang w:val="en-US"/>
        </w:rPr>
      </w:pPr>
      <w:bookmarkStart w:id="10" w:name="dieu_5"/>
      <w:r>
        <w:rPr>
          <w:b/>
          <w:bCs/>
          <w:sz w:val="28"/>
          <w:szCs w:val="28"/>
        </w:rPr>
        <w:t xml:space="preserve">Điều 4. Nguyên tắc </w:t>
      </w:r>
      <w:bookmarkEnd w:id="10"/>
      <w:r>
        <w:rPr>
          <w:b/>
          <w:bCs/>
          <w:sz w:val="28"/>
          <w:szCs w:val="28"/>
        </w:rPr>
        <w:t>giao dịch trên sàn giao dịch các-bon</w:t>
      </w:r>
      <w:r w:rsidR="00530241">
        <w:rPr>
          <w:b/>
          <w:bCs/>
          <w:sz w:val="28"/>
          <w:szCs w:val="28"/>
          <w:lang w:val="en-US"/>
        </w:rPr>
        <w:t xml:space="preserve"> </w:t>
      </w:r>
      <w:r w:rsidR="00530241" w:rsidRPr="00530241">
        <w:rPr>
          <w:b/>
          <w:sz w:val="28"/>
          <w:szCs w:val="28"/>
        </w:rPr>
        <w:t>trong nước</w:t>
      </w:r>
    </w:p>
    <w:p w:rsidR="00501554" w:rsidRPr="003856F8" w:rsidRDefault="009054D7" w:rsidP="00664D22">
      <w:pPr>
        <w:widowControl w:val="0"/>
        <w:spacing w:before="240" w:after="0" w:line="250" w:lineRule="auto"/>
        <w:ind w:firstLine="567"/>
        <w:rPr>
          <w:sz w:val="28"/>
          <w:szCs w:val="28"/>
        </w:rPr>
      </w:pPr>
      <w:r>
        <w:rPr>
          <w:sz w:val="28"/>
          <w:szCs w:val="28"/>
        </w:rPr>
        <w:t>1. Công bằng, công khai, minh bạch.</w:t>
      </w:r>
    </w:p>
    <w:p w:rsidR="00501554" w:rsidRPr="003856F8" w:rsidRDefault="009054D7" w:rsidP="00664D22">
      <w:pPr>
        <w:widowControl w:val="0"/>
        <w:spacing w:before="240" w:after="0" w:line="250" w:lineRule="auto"/>
        <w:ind w:firstLine="567"/>
        <w:rPr>
          <w:sz w:val="28"/>
          <w:szCs w:val="28"/>
        </w:rPr>
      </w:pPr>
      <w:r>
        <w:rPr>
          <w:sz w:val="28"/>
          <w:szCs w:val="28"/>
        </w:rPr>
        <w:t xml:space="preserve">2. Bảo vệ quyền và lợi ích hợp pháp của các chủ thể tham gia </w:t>
      </w:r>
      <w:r>
        <w:rPr>
          <w:sz w:val="28"/>
          <w:szCs w:val="28"/>
          <w:lang w:val="en-US"/>
        </w:rPr>
        <w:t>sàn giao dịch các-bon trong nước</w:t>
      </w:r>
      <w:r>
        <w:rPr>
          <w:sz w:val="28"/>
          <w:szCs w:val="28"/>
        </w:rPr>
        <w:t>.</w:t>
      </w:r>
    </w:p>
    <w:p w:rsidR="00501554" w:rsidRPr="003856F8" w:rsidRDefault="009054D7" w:rsidP="00664D22">
      <w:pPr>
        <w:widowControl w:val="0"/>
        <w:spacing w:before="240" w:after="0" w:line="250" w:lineRule="auto"/>
        <w:ind w:firstLine="567"/>
        <w:rPr>
          <w:sz w:val="28"/>
          <w:szCs w:val="28"/>
        </w:rPr>
      </w:pPr>
      <w:r>
        <w:rPr>
          <w:sz w:val="28"/>
          <w:szCs w:val="28"/>
        </w:rPr>
        <w:t xml:space="preserve">3. Các chủ thể tham gia giao dịch trên </w:t>
      </w:r>
      <w:r>
        <w:rPr>
          <w:sz w:val="28"/>
          <w:szCs w:val="28"/>
          <w:lang w:val="en-US"/>
        </w:rPr>
        <w:t>sàn giao dịch các-bon</w:t>
      </w:r>
      <w:r>
        <w:rPr>
          <w:sz w:val="28"/>
          <w:szCs w:val="28"/>
        </w:rPr>
        <w:t xml:space="preserve"> </w:t>
      </w:r>
      <w:r w:rsidR="00530241" w:rsidRPr="003856F8">
        <w:rPr>
          <w:sz w:val="28"/>
          <w:szCs w:val="28"/>
        </w:rPr>
        <w:t>trong nước</w:t>
      </w:r>
      <w:r w:rsidR="00530241">
        <w:rPr>
          <w:sz w:val="28"/>
          <w:szCs w:val="28"/>
        </w:rPr>
        <w:t xml:space="preserve"> </w:t>
      </w:r>
      <w:r>
        <w:rPr>
          <w:sz w:val="28"/>
          <w:szCs w:val="28"/>
        </w:rPr>
        <w:t>có trách nhiệm tìm hiểu quy định pháp luật, thông tin về hàng hóa và tự chịu trách nhiệm đối với quyết định mua, bán của mình.</w:t>
      </w:r>
    </w:p>
    <w:p w:rsidR="00501554" w:rsidRPr="003856F8" w:rsidRDefault="009054D7" w:rsidP="00664D22">
      <w:pPr>
        <w:widowControl w:val="0"/>
        <w:spacing w:before="240" w:after="0" w:line="250" w:lineRule="auto"/>
        <w:ind w:firstLine="567"/>
        <w:rPr>
          <w:sz w:val="28"/>
          <w:szCs w:val="28"/>
        </w:rPr>
      </w:pPr>
      <w:r>
        <w:rPr>
          <w:sz w:val="28"/>
          <w:szCs w:val="28"/>
        </w:rPr>
        <w:t>4. Hoạt động trao đổi hạn ngạch phát thải khí nhà kính chỉ được phép thực hiện trên hệ thống giao dịch các-bon</w:t>
      </w:r>
      <w:r w:rsidR="00091921">
        <w:rPr>
          <w:sz w:val="28"/>
          <w:szCs w:val="28"/>
        </w:rPr>
        <w:t>,</w:t>
      </w:r>
      <w:r>
        <w:rPr>
          <w:sz w:val="28"/>
          <w:szCs w:val="28"/>
        </w:rPr>
        <w:t xml:space="preserve"> ngoại trừ các trường hợp chuyển quyền sở hữu hạn ngạch phát thải khí nhà kính theo quy định tại khoản 2 Điều 1</w:t>
      </w:r>
      <w:r>
        <w:rPr>
          <w:sz w:val="28"/>
          <w:szCs w:val="28"/>
          <w:lang w:val="en-US"/>
        </w:rPr>
        <w:t>2</w:t>
      </w:r>
      <w:r>
        <w:rPr>
          <w:sz w:val="28"/>
          <w:szCs w:val="28"/>
        </w:rPr>
        <w:t xml:space="preserve"> Nghị định này.</w:t>
      </w:r>
    </w:p>
    <w:p w:rsidR="001E60DE" w:rsidRPr="00030505" w:rsidRDefault="009054D7" w:rsidP="00664D22">
      <w:pPr>
        <w:widowControl w:val="0"/>
        <w:spacing w:before="240" w:after="0" w:line="250" w:lineRule="auto"/>
        <w:ind w:firstLine="567"/>
        <w:rPr>
          <w:color w:val="000000" w:themeColor="text1"/>
          <w:sz w:val="28"/>
          <w:szCs w:val="28"/>
          <w:lang w:val="en-US"/>
        </w:rPr>
      </w:pPr>
      <w:r>
        <w:rPr>
          <w:color w:val="000000" w:themeColor="text1"/>
          <w:sz w:val="28"/>
          <w:szCs w:val="28"/>
          <w:lang w:val="en-US"/>
        </w:rPr>
        <w:t xml:space="preserve">5. </w:t>
      </w:r>
      <w:r>
        <w:rPr>
          <w:color w:val="000000" w:themeColor="text1"/>
          <w:sz w:val="28"/>
          <w:szCs w:val="28"/>
        </w:rPr>
        <w:t xml:space="preserve">Các chủ thể tham gia giao dịch trên sàn giao dịch các-bon trong nước thực hiện hành vi cấu kết, lôi kéo người khác mua, bán hoặc sử dụng các phương pháp giao dịch khác hoặc kết hợp tung tin đồn sai sự thật, cung cấp </w:t>
      </w:r>
      <w:r w:rsidRPr="00E47732">
        <w:rPr>
          <w:color w:val="000000" w:themeColor="text1"/>
          <w:spacing w:val="-6"/>
          <w:sz w:val="28"/>
          <w:szCs w:val="28"/>
        </w:rPr>
        <w:t>thông tin sai lệch để thao túng giá hạn ngạch phát thải khí nhà kính, tín chỉ các-bon</w:t>
      </w:r>
      <w:r>
        <w:rPr>
          <w:color w:val="000000" w:themeColor="text1"/>
          <w:sz w:val="28"/>
          <w:szCs w:val="28"/>
        </w:rPr>
        <w:t xml:space="preserve"> trên sàn giao dịch các-bon</w:t>
      </w:r>
      <w:r w:rsidR="00BC781C">
        <w:rPr>
          <w:color w:val="000000" w:themeColor="text1"/>
          <w:sz w:val="28"/>
          <w:szCs w:val="28"/>
        </w:rPr>
        <w:t xml:space="preserve"> trong nước</w:t>
      </w:r>
      <w:r w:rsidR="00FA27DE">
        <w:rPr>
          <w:color w:val="000000" w:themeColor="text1"/>
          <w:sz w:val="28"/>
          <w:szCs w:val="28"/>
          <w:lang w:val="en-US"/>
        </w:rPr>
        <w:t xml:space="preserve"> hoặc </w:t>
      </w:r>
      <w:r>
        <w:rPr>
          <w:color w:val="000000" w:themeColor="text1"/>
          <w:sz w:val="28"/>
          <w:szCs w:val="28"/>
        </w:rPr>
        <w:t xml:space="preserve">lợi dụng sự cố, lỗ hổng trong hệ thống công nghệ thông tin để chiếm đoạt hạn ngạch phát thải khí nhà kính, tín chỉ các-bon và các hành vi vi phạm khác liên quan đến sàn giao dịch các-bon </w:t>
      </w:r>
      <w:r w:rsidR="00BC781C">
        <w:rPr>
          <w:color w:val="000000" w:themeColor="text1"/>
          <w:sz w:val="28"/>
          <w:szCs w:val="28"/>
        </w:rPr>
        <w:t xml:space="preserve">trong nước </w:t>
      </w:r>
      <w:r>
        <w:rPr>
          <w:color w:val="000000" w:themeColor="text1"/>
          <w:sz w:val="28"/>
          <w:szCs w:val="28"/>
        </w:rPr>
        <w:t xml:space="preserve">thì tùy theo tính chất, mức độ vi phạm mà bị xử phạt </w:t>
      </w:r>
      <w:r w:rsidR="00E47441">
        <w:rPr>
          <w:color w:val="000000" w:themeColor="text1"/>
          <w:sz w:val="28"/>
          <w:szCs w:val="28"/>
        </w:rPr>
        <w:t xml:space="preserve">vi phạm </w:t>
      </w:r>
      <w:r>
        <w:rPr>
          <w:color w:val="000000" w:themeColor="text1"/>
          <w:sz w:val="28"/>
          <w:szCs w:val="28"/>
        </w:rPr>
        <w:t>hành chính hoặc bị truy cứu trách nhiệm hình sự; nếu gây thiệt hại thì phải bồi thường theo quy định của pháp luật</w:t>
      </w:r>
      <w:r>
        <w:rPr>
          <w:color w:val="000000" w:themeColor="text1"/>
          <w:sz w:val="28"/>
          <w:szCs w:val="28"/>
          <w:lang w:val="en-US"/>
        </w:rPr>
        <w:t>.</w:t>
      </w:r>
      <w:r w:rsidR="00030505">
        <w:rPr>
          <w:color w:val="000000" w:themeColor="text1"/>
          <w:sz w:val="28"/>
          <w:szCs w:val="28"/>
          <w:lang w:val="en-US"/>
        </w:rPr>
        <w:t xml:space="preserve"> </w:t>
      </w:r>
      <w:r w:rsidR="006D5903">
        <w:rPr>
          <w:color w:val="000000" w:themeColor="text1"/>
          <w:sz w:val="28"/>
          <w:szCs w:val="28"/>
          <w:lang w:val="en-US"/>
        </w:rPr>
        <w:t>M</w:t>
      </w:r>
      <w:r w:rsidR="00030505">
        <w:rPr>
          <w:color w:val="000000" w:themeColor="text1"/>
          <w:sz w:val="28"/>
          <w:szCs w:val="28"/>
        </w:rPr>
        <w:t xml:space="preserve">ức phạt, hình thức xử phạt và thẩm quyền xử phạt </w:t>
      </w:r>
      <w:r w:rsidR="006D5903">
        <w:rPr>
          <w:color w:val="000000" w:themeColor="text1"/>
          <w:sz w:val="28"/>
          <w:szCs w:val="28"/>
          <w:lang w:val="en-US"/>
        </w:rPr>
        <w:t xml:space="preserve">vi phạm hành chính đối với các hành vi nói trên </w:t>
      </w:r>
      <w:r w:rsidR="00FA27DE">
        <w:rPr>
          <w:color w:val="000000" w:themeColor="text1"/>
          <w:sz w:val="28"/>
          <w:szCs w:val="28"/>
          <w:lang w:val="en-US"/>
        </w:rPr>
        <w:t xml:space="preserve">thực hiện </w:t>
      </w:r>
      <w:r w:rsidR="00030505">
        <w:rPr>
          <w:color w:val="000000" w:themeColor="text1"/>
          <w:sz w:val="28"/>
          <w:szCs w:val="28"/>
        </w:rPr>
        <w:t>theo quy định của Chính phủ</w:t>
      </w:r>
      <w:r w:rsidR="003D7446">
        <w:rPr>
          <w:color w:val="000000" w:themeColor="text1"/>
          <w:sz w:val="28"/>
          <w:szCs w:val="28"/>
          <w:lang w:val="en-US"/>
        </w:rPr>
        <w:t xml:space="preserve"> </w:t>
      </w:r>
      <w:r w:rsidR="003D7446" w:rsidRPr="003D7446">
        <w:rPr>
          <w:color w:val="000000" w:themeColor="text1"/>
          <w:sz w:val="28"/>
          <w:szCs w:val="28"/>
          <w:lang w:val="en-US"/>
        </w:rPr>
        <w:t>về xử phạt vi phạm hành chính trong lĩnh vực bảo vệ môi trường</w:t>
      </w:r>
      <w:r w:rsidR="00030505">
        <w:rPr>
          <w:color w:val="000000" w:themeColor="text1"/>
          <w:sz w:val="28"/>
          <w:szCs w:val="28"/>
        </w:rPr>
        <w:t>.</w:t>
      </w:r>
    </w:p>
    <w:p w:rsidR="00F76180" w:rsidRPr="003856F8" w:rsidRDefault="009054D7" w:rsidP="00664D22">
      <w:pPr>
        <w:widowControl w:val="0"/>
        <w:spacing w:before="240" w:after="0" w:line="250" w:lineRule="auto"/>
        <w:ind w:firstLine="567"/>
        <w:rPr>
          <w:color w:val="000000" w:themeColor="text1"/>
          <w:sz w:val="28"/>
          <w:szCs w:val="28"/>
        </w:rPr>
      </w:pPr>
      <w:r>
        <w:rPr>
          <w:color w:val="000000" w:themeColor="text1"/>
          <w:sz w:val="28"/>
          <w:szCs w:val="28"/>
        </w:rPr>
        <w:t xml:space="preserve">6. Tổ chức, cá nhân có hành vi vi phạm quy định pháp luật về các hoạt động liên quan đến sàn giao dịch các-bon trong nước theo quy định tại Nghị định này, tùy theo tính chất, mức độ vi phạm, bị xử lý theo quy định pháp luật hình sự hoặc xử </w:t>
      </w:r>
      <w:r w:rsidR="00E47441">
        <w:rPr>
          <w:color w:val="000000" w:themeColor="text1"/>
          <w:sz w:val="28"/>
          <w:szCs w:val="28"/>
        </w:rPr>
        <w:t xml:space="preserve">phạt </w:t>
      </w:r>
      <w:r>
        <w:rPr>
          <w:color w:val="000000" w:themeColor="text1"/>
          <w:sz w:val="28"/>
          <w:szCs w:val="28"/>
        </w:rPr>
        <w:t>vi phạm hành chính</w:t>
      </w:r>
      <w:r w:rsidR="00BE5350">
        <w:rPr>
          <w:color w:val="000000" w:themeColor="text1"/>
          <w:sz w:val="28"/>
          <w:szCs w:val="28"/>
          <w:lang w:val="en-US"/>
        </w:rPr>
        <w:t xml:space="preserve">, </w:t>
      </w:r>
      <w:r w:rsidR="00BE5350">
        <w:rPr>
          <w:color w:val="000000" w:themeColor="text1"/>
          <w:sz w:val="28"/>
          <w:szCs w:val="28"/>
        </w:rPr>
        <w:t>nếu gây thiệt hại thì phải bồi thường theo quy định của pháp luật</w:t>
      </w:r>
      <w:r>
        <w:rPr>
          <w:color w:val="000000" w:themeColor="text1"/>
          <w:sz w:val="28"/>
          <w:szCs w:val="28"/>
        </w:rPr>
        <w:t xml:space="preserve">. Các hành vi vi phạm </w:t>
      </w:r>
      <w:r w:rsidR="006D5903">
        <w:rPr>
          <w:color w:val="000000" w:themeColor="text1"/>
          <w:sz w:val="28"/>
          <w:szCs w:val="28"/>
          <w:lang w:val="en-US"/>
        </w:rPr>
        <w:t xml:space="preserve">hành chính </w:t>
      </w:r>
      <w:r w:rsidR="00FA27DE">
        <w:rPr>
          <w:color w:val="000000" w:themeColor="text1"/>
          <w:sz w:val="28"/>
          <w:szCs w:val="28"/>
          <w:lang w:val="en-US"/>
        </w:rPr>
        <w:t>cụ thể</w:t>
      </w:r>
      <w:r>
        <w:rPr>
          <w:color w:val="000000" w:themeColor="text1"/>
          <w:sz w:val="28"/>
          <w:szCs w:val="28"/>
        </w:rPr>
        <w:t xml:space="preserve"> liên quan đến sàn giao dịch các-bon trong nước, mức phạt, hình thức xử phạt và thẩm quyền xử phạt</w:t>
      </w:r>
      <w:r w:rsidR="006D5903">
        <w:rPr>
          <w:color w:val="000000" w:themeColor="text1"/>
          <w:sz w:val="28"/>
          <w:szCs w:val="28"/>
          <w:lang w:val="en-US"/>
        </w:rPr>
        <w:t xml:space="preserve"> vi phạm hành chính</w:t>
      </w:r>
      <w:r>
        <w:rPr>
          <w:color w:val="000000" w:themeColor="text1"/>
          <w:sz w:val="28"/>
          <w:szCs w:val="28"/>
        </w:rPr>
        <w:t xml:space="preserve"> </w:t>
      </w:r>
      <w:r w:rsidR="00FA27DE">
        <w:rPr>
          <w:color w:val="000000" w:themeColor="text1"/>
          <w:sz w:val="28"/>
          <w:szCs w:val="28"/>
          <w:lang w:val="en-US"/>
        </w:rPr>
        <w:t xml:space="preserve">thực hiện </w:t>
      </w:r>
      <w:r>
        <w:rPr>
          <w:color w:val="000000" w:themeColor="text1"/>
          <w:sz w:val="28"/>
          <w:szCs w:val="28"/>
        </w:rPr>
        <w:t>theo quy định của Chính phủ</w:t>
      </w:r>
      <w:r w:rsidR="003D7446">
        <w:rPr>
          <w:color w:val="000000" w:themeColor="text1"/>
          <w:sz w:val="28"/>
          <w:szCs w:val="28"/>
          <w:lang w:val="en-US"/>
        </w:rPr>
        <w:t xml:space="preserve"> </w:t>
      </w:r>
      <w:r w:rsidR="003D7446" w:rsidRPr="003D7446">
        <w:rPr>
          <w:color w:val="000000" w:themeColor="text1"/>
          <w:sz w:val="28"/>
          <w:szCs w:val="28"/>
          <w:lang w:val="en-US"/>
        </w:rPr>
        <w:t>về xử phạt vi phạm hành chính trong lĩnh vực bảo vệ môi trường</w:t>
      </w:r>
      <w:r>
        <w:rPr>
          <w:color w:val="000000" w:themeColor="text1"/>
          <w:sz w:val="28"/>
          <w:szCs w:val="28"/>
        </w:rPr>
        <w:t>.</w:t>
      </w:r>
    </w:p>
    <w:p w:rsidR="00501554" w:rsidRPr="003856F8" w:rsidRDefault="009054D7" w:rsidP="00664D22">
      <w:pPr>
        <w:pStyle w:val="Heading1"/>
        <w:keepNext w:val="0"/>
        <w:keepLines w:val="0"/>
        <w:widowControl w:val="0"/>
        <w:spacing w:after="0" w:line="250" w:lineRule="auto"/>
        <w:ind w:firstLine="567"/>
        <w:jc w:val="both"/>
        <w:rPr>
          <w:b/>
          <w:bCs/>
          <w:sz w:val="28"/>
          <w:szCs w:val="28"/>
        </w:rPr>
      </w:pPr>
      <w:r>
        <w:rPr>
          <w:b/>
          <w:bCs/>
          <w:sz w:val="28"/>
          <w:szCs w:val="28"/>
        </w:rPr>
        <w:t xml:space="preserve">Điều </w:t>
      </w:r>
      <w:r>
        <w:rPr>
          <w:b/>
          <w:bCs/>
          <w:sz w:val="28"/>
          <w:szCs w:val="28"/>
          <w:lang w:val="en-US"/>
        </w:rPr>
        <w:t>5</w:t>
      </w:r>
      <w:r>
        <w:rPr>
          <w:b/>
          <w:bCs/>
          <w:sz w:val="28"/>
          <w:szCs w:val="28"/>
        </w:rPr>
        <w:t>. Quy định chung về nộp, bổ sung hồ sơ</w:t>
      </w:r>
    </w:p>
    <w:p w:rsidR="00501554" w:rsidRPr="003856F8" w:rsidRDefault="009054D7" w:rsidP="00664D22">
      <w:pPr>
        <w:widowControl w:val="0"/>
        <w:spacing w:before="240" w:after="0" w:line="250" w:lineRule="auto"/>
        <w:ind w:firstLine="567"/>
        <w:rPr>
          <w:sz w:val="28"/>
          <w:szCs w:val="28"/>
        </w:rPr>
      </w:pPr>
      <w:r>
        <w:rPr>
          <w:sz w:val="28"/>
          <w:szCs w:val="28"/>
          <w:lang w:val="nl-NL"/>
        </w:rPr>
        <w:t xml:space="preserve">1. Tổ chức, cá nhân tham gia vào quá trình lập </w:t>
      </w:r>
      <w:r>
        <w:rPr>
          <w:sz w:val="28"/>
          <w:szCs w:val="28"/>
        </w:rPr>
        <w:t>hồ sơ</w:t>
      </w:r>
      <w:r>
        <w:rPr>
          <w:sz w:val="28"/>
          <w:szCs w:val="28"/>
          <w:lang w:val="nl-NL"/>
        </w:rPr>
        <w:t xml:space="preserve"> phải chịu trách </w:t>
      </w:r>
      <w:r>
        <w:rPr>
          <w:sz w:val="28"/>
          <w:szCs w:val="28"/>
          <w:lang w:val="nl-NL"/>
        </w:rPr>
        <w:lastRenderedPageBreak/>
        <w:t xml:space="preserve">nhiệm trước pháp luật về tính hợp pháp, chính xác, trung thực và đầy đủ của </w:t>
      </w:r>
      <w:r>
        <w:rPr>
          <w:sz w:val="28"/>
          <w:szCs w:val="28"/>
        </w:rPr>
        <w:t xml:space="preserve">hồ sơ, </w:t>
      </w:r>
      <w:r>
        <w:rPr>
          <w:sz w:val="28"/>
          <w:szCs w:val="28"/>
          <w:lang w:val="nl-NL"/>
        </w:rPr>
        <w:t xml:space="preserve">bảo đảm thông tin rõ ràng, không gây hiểu nhầm và có đầy đủ những nội dung quan trọng ảnh hưởng đến quyết định của cơ quan, tổ chức. </w:t>
      </w:r>
    </w:p>
    <w:p w:rsidR="00501554" w:rsidRPr="003856F8" w:rsidRDefault="009054D7" w:rsidP="00664D22">
      <w:pPr>
        <w:widowControl w:val="0"/>
        <w:spacing w:before="240" w:after="0" w:line="250" w:lineRule="auto"/>
        <w:ind w:firstLine="567"/>
        <w:rPr>
          <w:sz w:val="28"/>
          <w:szCs w:val="28"/>
        </w:rPr>
      </w:pPr>
      <w:r>
        <w:rPr>
          <w:sz w:val="28"/>
          <w:szCs w:val="28"/>
          <w:lang w:val="nl-NL"/>
        </w:rPr>
        <w:t>2. Cơ quan, tổ chức có thẩm quyền tiếp nhận, xử lý, chấp thuận</w:t>
      </w:r>
      <w:r>
        <w:rPr>
          <w:i/>
          <w:iCs/>
          <w:sz w:val="28"/>
          <w:szCs w:val="28"/>
          <w:lang w:val="nl-NL"/>
        </w:rPr>
        <w:t xml:space="preserve"> </w:t>
      </w:r>
      <w:r>
        <w:rPr>
          <w:sz w:val="28"/>
          <w:szCs w:val="28"/>
          <w:lang w:val="nl-NL"/>
        </w:rPr>
        <w:t xml:space="preserve">hồ sơ xem xét tính hợp lệ của </w:t>
      </w:r>
      <w:r>
        <w:rPr>
          <w:sz w:val="28"/>
          <w:szCs w:val="28"/>
        </w:rPr>
        <w:t xml:space="preserve">hồ sơ </w:t>
      </w:r>
      <w:r>
        <w:rPr>
          <w:sz w:val="28"/>
          <w:szCs w:val="28"/>
          <w:lang w:val="nl-NL"/>
        </w:rPr>
        <w:t xml:space="preserve">trên cơ sở </w:t>
      </w:r>
      <w:r>
        <w:rPr>
          <w:sz w:val="28"/>
          <w:szCs w:val="28"/>
        </w:rPr>
        <w:t>hồ sơ</w:t>
      </w:r>
      <w:r>
        <w:rPr>
          <w:sz w:val="28"/>
          <w:szCs w:val="28"/>
          <w:lang w:val="nl-NL"/>
        </w:rPr>
        <w:t xml:space="preserve"> được cung cấp; không chịu trách nhiệm về những vi phạm của tổ chức, cá nhân </w:t>
      </w:r>
      <w:r w:rsidR="000A3DD7">
        <w:rPr>
          <w:sz w:val="28"/>
          <w:szCs w:val="28"/>
          <w:lang w:val="nl-NL"/>
        </w:rPr>
        <w:t>không được thể hiện tại hồ sơ hợp lệ</w:t>
      </w:r>
      <w:r>
        <w:rPr>
          <w:sz w:val="28"/>
          <w:szCs w:val="28"/>
          <w:lang w:val="nl-NL"/>
        </w:rPr>
        <w:t>.</w:t>
      </w:r>
      <w:r>
        <w:rPr>
          <w:sz w:val="28"/>
          <w:szCs w:val="28"/>
        </w:rPr>
        <w:t xml:space="preserve"> Hồ sơ hợp lệ là hồ sơ có đầy đủ thành phần, nội dung theo quy định.</w:t>
      </w:r>
    </w:p>
    <w:p w:rsidR="00501554" w:rsidRPr="003856F8" w:rsidRDefault="009054D7" w:rsidP="00664D22">
      <w:pPr>
        <w:pStyle w:val="Heading1"/>
        <w:keepNext w:val="0"/>
        <w:keepLines w:val="0"/>
        <w:widowControl w:val="0"/>
        <w:spacing w:after="0" w:line="240" w:lineRule="auto"/>
        <w:ind w:firstLine="567"/>
        <w:jc w:val="both"/>
        <w:rPr>
          <w:b/>
          <w:sz w:val="28"/>
          <w:szCs w:val="28"/>
        </w:rPr>
      </w:pPr>
      <w:r>
        <w:rPr>
          <w:b/>
          <w:sz w:val="28"/>
          <w:szCs w:val="28"/>
        </w:rPr>
        <w:t xml:space="preserve">Điều </w:t>
      </w:r>
      <w:r>
        <w:rPr>
          <w:b/>
          <w:sz w:val="28"/>
          <w:szCs w:val="28"/>
          <w:lang w:val="nl-NL"/>
        </w:rPr>
        <w:t>6.</w:t>
      </w:r>
      <w:r>
        <w:rPr>
          <w:b/>
          <w:sz w:val="28"/>
          <w:szCs w:val="28"/>
        </w:rPr>
        <w:t xml:space="preserve"> Hạn ngạch phát thải khí nhà kính, tín chỉ các-bon được giao dịch trên hệ thống giao dịch các-bon</w:t>
      </w:r>
    </w:p>
    <w:p w:rsidR="00501554" w:rsidRPr="003856F8" w:rsidRDefault="009054D7" w:rsidP="00664D22">
      <w:pPr>
        <w:widowControl w:val="0"/>
        <w:spacing w:before="240" w:after="0" w:line="240" w:lineRule="auto"/>
        <w:ind w:firstLine="567"/>
        <w:rPr>
          <w:sz w:val="28"/>
          <w:szCs w:val="28"/>
        </w:rPr>
      </w:pPr>
      <w:r>
        <w:rPr>
          <w:sz w:val="28"/>
          <w:szCs w:val="28"/>
        </w:rPr>
        <w:t xml:space="preserve">1. </w:t>
      </w:r>
      <w:r>
        <w:rPr>
          <w:bCs/>
          <w:sz w:val="28"/>
          <w:szCs w:val="28"/>
        </w:rPr>
        <w:t>Hạn ngạch phát thải khí nhà kính, tín chỉ các-bon</w:t>
      </w:r>
      <w:r>
        <w:rPr>
          <w:b/>
          <w:sz w:val="28"/>
          <w:szCs w:val="28"/>
        </w:rPr>
        <w:t xml:space="preserve"> </w:t>
      </w:r>
      <w:r>
        <w:rPr>
          <w:sz w:val="28"/>
          <w:szCs w:val="28"/>
        </w:rPr>
        <w:t>được giao dịch trên hệ thống giao dịch các-bon là hạn ngạch phát thải khí nhà kính, tín chỉ các-bon được phép trao đổi trên sàn giao dịch các-bon theo quy định tại Nghị định số 06/2022/NĐ-CP ngày 07 tháng 01 năm 2022 của Chính phủ quy định giảm nhẹ phát thải khí nhà kính và bảo vệ tầng ô-dôn</w:t>
      </w:r>
      <w:r w:rsidR="00B83B41">
        <w:rPr>
          <w:sz w:val="28"/>
          <w:szCs w:val="28"/>
          <w:lang w:val="en-US"/>
        </w:rPr>
        <w:t xml:space="preserve"> được sửa đổi, bổ sung bởi</w:t>
      </w:r>
      <w:r>
        <w:rPr>
          <w:sz w:val="28"/>
          <w:szCs w:val="28"/>
        </w:rPr>
        <w:t xml:space="preserve"> Nghị định số 119/2025/NĐ-CP.</w:t>
      </w:r>
    </w:p>
    <w:p w:rsidR="00501554" w:rsidRPr="00664D22" w:rsidRDefault="009054D7" w:rsidP="00664D22">
      <w:pPr>
        <w:widowControl w:val="0"/>
        <w:spacing w:before="240" w:after="0" w:line="240" w:lineRule="auto"/>
        <w:ind w:firstLine="567"/>
        <w:rPr>
          <w:spacing w:val="8"/>
          <w:sz w:val="28"/>
          <w:szCs w:val="28"/>
        </w:rPr>
      </w:pPr>
      <w:r>
        <w:rPr>
          <w:sz w:val="28"/>
          <w:szCs w:val="28"/>
        </w:rPr>
        <w:t>2. Bộ Nông nghiệp và Môi trường có trách nhiệm thông báo</w:t>
      </w:r>
      <w:r>
        <w:rPr>
          <w:sz w:val="28"/>
          <w:szCs w:val="28"/>
          <w:lang w:val="en-US"/>
        </w:rPr>
        <w:t>, cập nhật thông tin về</w:t>
      </w:r>
      <w:r>
        <w:rPr>
          <w:sz w:val="28"/>
          <w:szCs w:val="28"/>
        </w:rPr>
        <w:t xml:space="preserve"> danh mục hạn ngạch phát thải khí nhà kính, tín chỉ các-bon được phép giao dịch, ngày giao dịch đầu tiên, ngày giao dịch </w:t>
      </w:r>
      <w:r>
        <w:rPr>
          <w:sz w:val="28"/>
          <w:szCs w:val="28"/>
          <w:lang w:val="en-US"/>
        </w:rPr>
        <w:t xml:space="preserve">cuối cùng </w:t>
      </w:r>
      <w:r>
        <w:rPr>
          <w:sz w:val="28"/>
          <w:szCs w:val="28"/>
        </w:rPr>
        <w:t xml:space="preserve">cho </w:t>
      </w:r>
      <w:r w:rsidR="005F7FC6">
        <w:rPr>
          <w:sz w:val="28"/>
          <w:szCs w:val="28"/>
        </w:rPr>
        <w:t xml:space="preserve">Sở Giao </w:t>
      </w:r>
      <w:r w:rsidR="005F7FC6" w:rsidRPr="00664D22">
        <w:rPr>
          <w:spacing w:val="8"/>
          <w:sz w:val="28"/>
          <w:szCs w:val="28"/>
        </w:rPr>
        <w:t>dịch chứng khoán</w:t>
      </w:r>
      <w:r w:rsidRPr="00664D22">
        <w:rPr>
          <w:spacing w:val="8"/>
          <w:sz w:val="28"/>
          <w:szCs w:val="28"/>
        </w:rPr>
        <w:t xml:space="preserve"> Hà Nội, </w:t>
      </w:r>
      <w:r w:rsidR="005F7FC6" w:rsidRPr="00664D22">
        <w:rPr>
          <w:spacing w:val="8"/>
          <w:sz w:val="28"/>
          <w:szCs w:val="28"/>
        </w:rPr>
        <w:t>Tổng công ty lưu ký và bù trừ chứng khoán Việt Nam</w:t>
      </w:r>
      <w:r w:rsidRPr="00664D22">
        <w:rPr>
          <w:spacing w:val="8"/>
          <w:sz w:val="28"/>
          <w:szCs w:val="28"/>
        </w:rPr>
        <w:t>.</w:t>
      </w:r>
    </w:p>
    <w:p w:rsidR="00501554" w:rsidRPr="003856F8" w:rsidRDefault="009054D7" w:rsidP="00664D22">
      <w:pPr>
        <w:pStyle w:val="Heading1"/>
        <w:keepNext w:val="0"/>
        <w:keepLines w:val="0"/>
        <w:widowControl w:val="0"/>
        <w:spacing w:after="0" w:line="240" w:lineRule="auto"/>
        <w:ind w:firstLine="567"/>
        <w:jc w:val="both"/>
        <w:rPr>
          <w:b/>
          <w:sz w:val="28"/>
          <w:szCs w:val="28"/>
        </w:rPr>
      </w:pPr>
      <w:r>
        <w:rPr>
          <w:b/>
          <w:sz w:val="28"/>
          <w:szCs w:val="28"/>
        </w:rPr>
        <w:t xml:space="preserve">Điều </w:t>
      </w:r>
      <w:r>
        <w:rPr>
          <w:b/>
          <w:sz w:val="28"/>
          <w:szCs w:val="28"/>
          <w:lang w:val="en-US"/>
        </w:rPr>
        <w:t>7</w:t>
      </w:r>
      <w:r>
        <w:rPr>
          <w:b/>
          <w:sz w:val="28"/>
          <w:szCs w:val="28"/>
        </w:rPr>
        <w:t>. Chủ thể tham gia giao dịch trên sàn giao dịch các-bon</w:t>
      </w:r>
      <w:r w:rsidR="004A6648">
        <w:rPr>
          <w:b/>
          <w:sz w:val="28"/>
          <w:szCs w:val="28"/>
        </w:rPr>
        <w:t xml:space="preserve"> trong nước</w:t>
      </w:r>
    </w:p>
    <w:p w:rsidR="00501554" w:rsidRPr="003856F8" w:rsidRDefault="009054D7" w:rsidP="00664D22">
      <w:pPr>
        <w:widowControl w:val="0"/>
        <w:spacing w:before="240" w:after="0" w:line="240" w:lineRule="auto"/>
        <w:ind w:firstLine="567"/>
        <w:rPr>
          <w:sz w:val="28"/>
          <w:szCs w:val="28"/>
        </w:rPr>
      </w:pPr>
      <w:r>
        <w:rPr>
          <w:sz w:val="28"/>
          <w:szCs w:val="28"/>
        </w:rPr>
        <w:t xml:space="preserve">Các chủ thể được tham gia giao dịch </w:t>
      </w:r>
      <w:r w:rsidR="004A6648">
        <w:rPr>
          <w:sz w:val="28"/>
          <w:szCs w:val="28"/>
        </w:rPr>
        <w:t xml:space="preserve">trên sàn giao dịch các-bon trong nước </w:t>
      </w:r>
      <w:r>
        <w:rPr>
          <w:sz w:val="28"/>
          <w:szCs w:val="28"/>
        </w:rPr>
        <w:t xml:space="preserve">là đối tượng thực hiện trao đổi hạn ngạch phát thải khí nhà kính, tín chỉ các-bon theo quy định tại Nghị định số 06/2022/NĐ-CP </w:t>
      </w:r>
      <w:r w:rsidR="00B83B41">
        <w:rPr>
          <w:sz w:val="28"/>
          <w:szCs w:val="28"/>
          <w:lang w:val="en-US"/>
        </w:rPr>
        <w:t xml:space="preserve">được sửa đổi, bổ sung bởi </w:t>
      </w:r>
      <w:r>
        <w:rPr>
          <w:sz w:val="28"/>
          <w:szCs w:val="28"/>
        </w:rPr>
        <w:t>Nghị định số 119/2025/NĐ-CP.</w:t>
      </w:r>
    </w:p>
    <w:p w:rsidR="00CF5DDD" w:rsidRPr="003856F8" w:rsidRDefault="009054D7" w:rsidP="00664D22">
      <w:pPr>
        <w:pStyle w:val="Heading1"/>
        <w:keepNext w:val="0"/>
        <w:keepLines w:val="0"/>
        <w:widowControl w:val="0"/>
        <w:spacing w:after="0" w:line="240" w:lineRule="auto"/>
        <w:ind w:firstLine="567"/>
        <w:jc w:val="both"/>
        <w:rPr>
          <w:b/>
          <w:sz w:val="28"/>
          <w:szCs w:val="28"/>
        </w:rPr>
      </w:pPr>
      <w:r>
        <w:rPr>
          <w:b/>
          <w:sz w:val="28"/>
          <w:szCs w:val="28"/>
        </w:rPr>
        <w:t xml:space="preserve">Điều </w:t>
      </w:r>
      <w:r>
        <w:rPr>
          <w:b/>
          <w:sz w:val="28"/>
          <w:szCs w:val="28"/>
          <w:lang w:val="en-US"/>
        </w:rPr>
        <w:t>8</w:t>
      </w:r>
      <w:r>
        <w:rPr>
          <w:b/>
          <w:sz w:val="28"/>
          <w:szCs w:val="28"/>
        </w:rPr>
        <w:t xml:space="preserve">. Quyền và nghĩa vụ của </w:t>
      </w:r>
      <w:r w:rsidR="005F7FC6">
        <w:rPr>
          <w:b/>
          <w:sz w:val="28"/>
          <w:szCs w:val="28"/>
        </w:rPr>
        <w:t>Tổng công ty lưu ký và bù trừ chứng khoán Việt Nam</w:t>
      </w:r>
    </w:p>
    <w:p w:rsidR="00CF5DDD" w:rsidRPr="003856F8" w:rsidRDefault="009054D7" w:rsidP="00664D22">
      <w:pPr>
        <w:widowControl w:val="0"/>
        <w:spacing w:before="240" w:after="0" w:line="240" w:lineRule="auto"/>
        <w:ind w:firstLine="567"/>
        <w:rPr>
          <w:sz w:val="28"/>
          <w:szCs w:val="28"/>
        </w:rPr>
      </w:pPr>
      <w:r>
        <w:rPr>
          <w:sz w:val="28"/>
          <w:szCs w:val="28"/>
        </w:rPr>
        <w:t xml:space="preserve">1. Quyền của </w:t>
      </w:r>
      <w:r w:rsidR="005F7FC6">
        <w:rPr>
          <w:sz w:val="28"/>
          <w:szCs w:val="28"/>
        </w:rPr>
        <w:t>Tổng công ty lưu ký và bù trừ chứng khoán Việt Nam</w:t>
      </w:r>
      <w:r>
        <w:rPr>
          <w:sz w:val="28"/>
          <w:szCs w:val="28"/>
        </w:rPr>
        <w:t xml:space="preserve"> đối với việc cung cấp dịch vụ trên sàn giao dịch các-bon</w:t>
      </w:r>
      <w:r w:rsidR="00530241">
        <w:rPr>
          <w:sz w:val="28"/>
          <w:szCs w:val="28"/>
          <w:lang w:val="en-US"/>
        </w:rPr>
        <w:t xml:space="preserve"> </w:t>
      </w:r>
      <w:r w:rsidR="00530241" w:rsidRPr="003856F8">
        <w:rPr>
          <w:sz w:val="28"/>
          <w:szCs w:val="28"/>
        </w:rPr>
        <w:t>trong nước</w:t>
      </w:r>
      <w:r>
        <w:rPr>
          <w:sz w:val="28"/>
          <w:szCs w:val="28"/>
        </w:rPr>
        <w:t>:</w:t>
      </w:r>
    </w:p>
    <w:p w:rsidR="00CF5DDD" w:rsidRPr="003856F8" w:rsidRDefault="009054D7" w:rsidP="00664D22">
      <w:pPr>
        <w:widowControl w:val="0"/>
        <w:spacing w:before="240" w:after="0" w:line="240" w:lineRule="auto"/>
        <w:ind w:firstLine="567"/>
        <w:rPr>
          <w:sz w:val="28"/>
          <w:szCs w:val="28"/>
        </w:rPr>
      </w:pPr>
      <w:r>
        <w:rPr>
          <w:sz w:val="28"/>
          <w:szCs w:val="28"/>
        </w:rPr>
        <w:t xml:space="preserve">a) Ban hành các quy chế hoạt động nghiệp vụ liên quan đến việc cung cấp </w:t>
      </w:r>
      <w:r w:rsidRPr="00664D22">
        <w:rPr>
          <w:spacing w:val="-4"/>
          <w:sz w:val="28"/>
          <w:szCs w:val="28"/>
        </w:rPr>
        <w:t xml:space="preserve">dịch vụ trên sàn giao dịch các-bon </w:t>
      </w:r>
      <w:r w:rsidR="00530241" w:rsidRPr="00664D22">
        <w:rPr>
          <w:spacing w:val="-4"/>
          <w:sz w:val="28"/>
          <w:szCs w:val="28"/>
        </w:rPr>
        <w:t xml:space="preserve">trong nước </w:t>
      </w:r>
      <w:r w:rsidRPr="00664D22">
        <w:rPr>
          <w:spacing w:val="-4"/>
          <w:sz w:val="28"/>
          <w:szCs w:val="28"/>
        </w:rPr>
        <w:t xml:space="preserve">theo quy định tại khoản 1 Điều </w:t>
      </w:r>
      <w:r w:rsidRPr="00664D22">
        <w:rPr>
          <w:spacing w:val="-4"/>
          <w:sz w:val="28"/>
          <w:szCs w:val="28"/>
          <w:lang w:val="en-US"/>
        </w:rPr>
        <w:t>12</w:t>
      </w:r>
      <w:r>
        <w:rPr>
          <w:sz w:val="28"/>
          <w:szCs w:val="28"/>
        </w:rPr>
        <w:t>, Điều 1</w:t>
      </w:r>
      <w:r>
        <w:rPr>
          <w:sz w:val="28"/>
          <w:szCs w:val="28"/>
          <w:lang w:val="en-US"/>
        </w:rPr>
        <w:t>3</w:t>
      </w:r>
      <w:r>
        <w:rPr>
          <w:sz w:val="28"/>
          <w:szCs w:val="28"/>
        </w:rPr>
        <w:t>, Điều 1</w:t>
      </w:r>
      <w:r>
        <w:rPr>
          <w:sz w:val="28"/>
          <w:szCs w:val="28"/>
          <w:lang w:val="en-US"/>
        </w:rPr>
        <w:t>5</w:t>
      </w:r>
      <w:r>
        <w:rPr>
          <w:sz w:val="28"/>
          <w:szCs w:val="28"/>
        </w:rPr>
        <w:t>, Điều 1</w:t>
      </w:r>
      <w:r>
        <w:rPr>
          <w:sz w:val="28"/>
          <w:szCs w:val="28"/>
          <w:lang w:val="en-US"/>
        </w:rPr>
        <w:t>6, Điều 17</w:t>
      </w:r>
      <w:r>
        <w:rPr>
          <w:sz w:val="28"/>
          <w:szCs w:val="28"/>
        </w:rPr>
        <w:t xml:space="preserve">, </w:t>
      </w:r>
      <w:r w:rsidR="00653CC8">
        <w:rPr>
          <w:sz w:val="28"/>
          <w:szCs w:val="28"/>
        </w:rPr>
        <w:t xml:space="preserve">Điều 22, </w:t>
      </w:r>
      <w:r>
        <w:rPr>
          <w:sz w:val="28"/>
          <w:szCs w:val="28"/>
        </w:rPr>
        <w:t xml:space="preserve">khoản 2 Điều </w:t>
      </w:r>
      <w:r w:rsidR="00C77F86">
        <w:rPr>
          <w:sz w:val="28"/>
          <w:szCs w:val="28"/>
        </w:rPr>
        <w:t xml:space="preserve">24, Điều 25 </w:t>
      </w:r>
      <w:r>
        <w:rPr>
          <w:sz w:val="28"/>
          <w:szCs w:val="28"/>
        </w:rPr>
        <w:t>Nghị định này sau khi có ý kiến của Ủy ban Chứng khoán Nhà nước và Bộ Nông nghiệp và Môi trường;</w:t>
      </w:r>
    </w:p>
    <w:p w:rsidR="00CF5DDD" w:rsidRPr="003856F8" w:rsidRDefault="009054D7" w:rsidP="00664D22">
      <w:pPr>
        <w:widowControl w:val="0"/>
        <w:spacing w:before="240" w:after="0" w:line="240" w:lineRule="auto"/>
        <w:ind w:firstLine="567"/>
        <w:rPr>
          <w:sz w:val="28"/>
          <w:szCs w:val="28"/>
        </w:rPr>
      </w:pPr>
      <w:r>
        <w:rPr>
          <w:sz w:val="28"/>
          <w:szCs w:val="28"/>
        </w:rPr>
        <w:lastRenderedPageBreak/>
        <w:t>b) Cung cấp dịch vụ lưu ký và thanh toán giao dịch hạn ngạch phát thải khí nhà kính, tín chỉ các-bon theo quy định tại Nghị định này;</w:t>
      </w:r>
    </w:p>
    <w:p w:rsidR="00CF5DDD" w:rsidRPr="003856F8" w:rsidRDefault="009054D7" w:rsidP="00664D22">
      <w:pPr>
        <w:widowControl w:val="0"/>
        <w:spacing w:before="240" w:after="0" w:line="240" w:lineRule="auto"/>
        <w:ind w:firstLine="567"/>
        <w:rPr>
          <w:sz w:val="28"/>
          <w:szCs w:val="28"/>
        </w:rPr>
      </w:pPr>
      <w:r>
        <w:rPr>
          <w:sz w:val="28"/>
          <w:szCs w:val="28"/>
        </w:rPr>
        <w:t>c) Chấp thuận đăng ký tham gia, đình chỉ, chấm dứt tham gia hệ thống lưu ký và thanh toán giao dịch các-bon của thành viên lưu ký các-bon;</w:t>
      </w:r>
    </w:p>
    <w:p w:rsidR="00CF5DDD" w:rsidRPr="003856F8" w:rsidRDefault="009054D7" w:rsidP="00A40D8A">
      <w:pPr>
        <w:widowControl w:val="0"/>
        <w:spacing w:before="180" w:after="0" w:line="240" w:lineRule="auto"/>
        <w:ind w:firstLine="567"/>
        <w:rPr>
          <w:sz w:val="28"/>
          <w:szCs w:val="28"/>
        </w:rPr>
      </w:pPr>
      <w:r>
        <w:rPr>
          <w:sz w:val="28"/>
          <w:szCs w:val="28"/>
        </w:rPr>
        <w:t xml:space="preserve">d) Xử lý vi phạm đối với thành viên lưu ký các-bon theo quy chế của </w:t>
      </w:r>
      <w:r w:rsidR="005F7FC6">
        <w:rPr>
          <w:sz w:val="28"/>
          <w:szCs w:val="28"/>
        </w:rPr>
        <w:t>Tổng công ty lưu ký và bù trừ chứng khoán Việt Nam</w:t>
      </w:r>
      <w:r>
        <w:rPr>
          <w:sz w:val="28"/>
          <w:szCs w:val="28"/>
        </w:rPr>
        <w:t>;</w:t>
      </w:r>
    </w:p>
    <w:p w:rsidR="00CF5DDD" w:rsidRPr="003856F8" w:rsidRDefault="009054D7" w:rsidP="00A40D8A">
      <w:pPr>
        <w:widowControl w:val="0"/>
        <w:spacing w:before="180" w:after="0" w:line="240" w:lineRule="auto"/>
        <w:ind w:firstLine="567"/>
        <w:rPr>
          <w:sz w:val="28"/>
          <w:szCs w:val="28"/>
        </w:rPr>
      </w:pPr>
      <w:r>
        <w:rPr>
          <w:sz w:val="28"/>
          <w:szCs w:val="28"/>
        </w:rPr>
        <w:t>đ) Thu tiền cung cấp dịch vụ theo quy định của pháp luật.</w:t>
      </w:r>
    </w:p>
    <w:p w:rsidR="00CF5DDD" w:rsidRPr="003856F8" w:rsidRDefault="009054D7" w:rsidP="00A40D8A">
      <w:pPr>
        <w:widowControl w:val="0"/>
        <w:spacing w:before="180" w:after="0" w:line="240" w:lineRule="auto"/>
        <w:ind w:firstLine="567"/>
        <w:rPr>
          <w:sz w:val="28"/>
          <w:szCs w:val="28"/>
        </w:rPr>
      </w:pPr>
      <w:r>
        <w:rPr>
          <w:sz w:val="28"/>
          <w:szCs w:val="28"/>
        </w:rPr>
        <w:t xml:space="preserve">2. Nghĩa vụ của </w:t>
      </w:r>
      <w:r w:rsidR="005F7FC6">
        <w:rPr>
          <w:sz w:val="28"/>
          <w:szCs w:val="28"/>
        </w:rPr>
        <w:t>Tổng công ty lưu ký và bù trừ chứng khoán Việt Nam</w:t>
      </w:r>
      <w:r>
        <w:rPr>
          <w:sz w:val="28"/>
          <w:szCs w:val="28"/>
        </w:rPr>
        <w:t xml:space="preserve"> đối với việc cung cấp dịch vụ trên sàn giao dịch các-bon</w:t>
      </w:r>
      <w:r w:rsidR="00530241" w:rsidRPr="00530241">
        <w:rPr>
          <w:sz w:val="28"/>
          <w:szCs w:val="28"/>
        </w:rPr>
        <w:t xml:space="preserve"> </w:t>
      </w:r>
      <w:r w:rsidR="00530241" w:rsidRPr="003856F8">
        <w:rPr>
          <w:sz w:val="28"/>
          <w:szCs w:val="28"/>
        </w:rPr>
        <w:t>trong nước</w:t>
      </w:r>
      <w:r>
        <w:rPr>
          <w:sz w:val="28"/>
          <w:szCs w:val="28"/>
        </w:rPr>
        <w:t>:</w:t>
      </w:r>
    </w:p>
    <w:p w:rsidR="00CF5DDD" w:rsidRPr="003856F8" w:rsidRDefault="009054D7" w:rsidP="00A40D8A">
      <w:pPr>
        <w:widowControl w:val="0"/>
        <w:spacing w:before="180" w:after="0" w:line="240" w:lineRule="auto"/>
        <w:ind w:firstLine="567"/>
        <w:rPr>
          <w:sz w:val="28"/>
          <w:szCs w:val="28"/>
        </w:rPr>
      </w:pPr>
      <w:r>
        <w:rPr>
          <w:sz w:val="28"/>
          <w:szCs w:val="28"/>
        </w:rPr>
        <w:t xml:space="preserve">a) Bảo đảm cơ sở vật chất cho các hoạt động lưu ký, thanh toán giao dịch hạn ngạch phát thải khí nhà kính, tín chỉ các-bon. Trường hợp phát sinh các sự kiện, sự cố làm ảnh hưởng đến hoạt động lưu ký, thanh toán giao dịch hạn ngạch phát thải khí nhà kính, tín chỉ các-bon, </w:t>
      </w:r>
      <w:r w:rsidR="005F7FC6">
        <w:rPr>
          <w:sz w:val="28"/>
          <w:szCs w:val="28"/>
        </w:rPr>
        <w:t>Tổng công ty lưu ký và bù trừ chứng khoán Việt Nam</w:t>
      </w:r>
      <w:r>
        <w:rPr>
          <w:sz w:val="28"/>
          <w:szCs w:val="28"/>
        </w:rPr>
        <w:t xml:space="preserve"> </w:t>
      </w:r>
      <w:r>
        <w:rPr>
          <w:sz w:val="28"/>
          <w:szCs w:val="28"/>
          <w:lang w:val="en-US"/>
        </w:rPr>
        <w:t>thực hiện</w:t>
      </w:r>
      <w:r>
        <w:rPr>
          <w:sz w:val="28"/>
          <w:szCs w:val="28"/>
        </w:rPr>
        <w:t xml:space="preserve"> các biện pháp ứng phó, khắc phục sự cố</w:t>
      </w:r>
      <w:r>
        <w:rPr>
          <w:sz w:val="28"/>
          <w:szCs w:val="28"/>
          <w:lang w:val="en-US"/>
        </w:rPr>
        <w:t xml:space="preserve"> và báo cáo Ủy ban Chứng khoán Nhà nước</w:t>
      </w:r>
      <w:r>
        <w:rPr>
          <w:sz w:val="28"/>
          <w:szCs w:val="28"/>
        </w:rPr>
        <w:t>;</w:t>
      </w:r>
    </w:p>
    <w:p w:rsidR="00820A38" w:rsidRPr="003856F8" w:rsidRDefault="009054D7" w:rsidP="00A40D8A">
      <w:pPr>
        <w:widowControl w:val="0"/>
        <w:spacing w:before="180" w:after="0" w:line="240" w:lineRule="auto"/>
        <w:ind w:firstLine="567"/>
        <w:rPr>
          <w:sz w:val="28"/>
          <w:szCs w:val="28"/>
          <w:lang w:val="en-US"/>
        </w:rPr>
      </w:pPr>
      <w:r>
        <w:rPr>
          <w:sz w:val="28"/>
          <w:szCs w:val="28"/>
        </w:rPr>
        <w:t xml:space="preserve">b) </w:t>
      </w:r>
      <w:bookmarkStart w:id="11" w:name="diem_c_2_55"/>
      <w:r>
        <w:rPr>
          <w:sz w:val="28"/>
          <w:szCs w:val="28"/>
        </w:rPr>
        <w:t>Giám sát thành viên lưu ký các-bon</w:t>
      </w:r>
      <w:bookmarkEnd w:id="11"/>
      <w:r>
        <w:rPr>
          <w:sz w:val="28"/>
          <w:szCs w:val="28"/>
        </w:rPr>
        <w:t xml:space="preserve"> trong </w:t>
      </w:r>
      <w:r>
        <w:rPr>
          <w:sz w:val="28"/>
          <w:szCs w:val="28"/>
          <w:lang w:val="en-US"/>
        </w:rPr>
        <w:t xml:space="preserve">việc tuân thủ quy định về </w:t>
      </w:r>
      <w:r>
        <w:rPr>
          <w:sz w:val="28"/>
          <w:szCs w:val="28"/>
        </w:rPr>
        <w:t>hoạt động lưu ký</w:t>
      </w:r>
      <w:r>
        <w:rPr>
          <w:sz w:val="28"/>
          <w:szCs w:val="28"/>
          <w:lang w:val="en-US"/>
        </w:rPr>
        <w:t>,</w:t>
      </w:r>
      <w:r>
        <w:rPr>
          <w:sz w:val="28"/>
          <w:szCs w:val="28"/>
        </w:rPr>
        <w:t xml:space="preserve"> thanh toán giao dịch hạn ngạch phát thải khí nhà kính, tín chỉ các-bon theo quy định tại Nghị định này</w:t>
      </w:r>
      <w:r>
        <w:rPr>
          <w:sz w:val="28"/>
          <w:szCs w:val="28"/>
          <w:lang w:val="en-US"/>
        </w:rPr>
        <w:t xml:space="preserve"> và</w:t>
      </w:r>
      <w:r>
        <w:rPr>
          <w:sz w:val="28"/>
          <w:szCs w:val="28"/>
        </w:rPr>
        <w:t xml:space="preserve"> quy chế của </w:t>
      </w:r>
      <w:r w:rsidR="005F7FC6">
        <w:rPr>
          <w:sz w:val="28"/>
          <w:szCs w:val="28"/>
        </w:rPr>
        <w:t>Tổng công ty lưu ký và bù trừ chứng khoán Việt Nam</w:t>
      </w:r>
      <w:r>
        <w:rPr>
          <w:sz w:val="28"/>
          <w:szCs w:val="28"/>
        </w:rPr>
        <w:t>;</w:t>
      </w:r>
    </w:p>
    <w:p w:rsidR="00CF5DDD" w:rsidRPr="003856F8" w:rsidRDefault="009054D7" w:rsidP="00A40D8A">
      <w:pPr>
        <w:widowControl w:val="0"/>
        <w:spacing w:before="180" w:after="0" w:line="240" w:lineRule="auto"/>
        <w:ind w:firstLine="567"/>
        <w:rPr>
          <w:sz w:val="28"/>
          <w:szCs w:val="28"/>
        </w:rPr>
      </w:pPr>
      <w:r>
        <w:rPr>
          <w:sz w:val="28"/>
          <w:szCs w:val="28"/>
        </w:rPr>
        <w:t xml:space="preserve">c) </w:t>
      </w:r>
      <w:r w:rsidR="00EB0527">
        <w:rPr>
          <w:sz w:val="28"/>
          <w:szCs w:val="28"/>
          <w:lang w:val="en-US"/>
        </w:rPr>
        <w:t>B</w:t>
      </w:r>
      <w:r>
        <w:rPr>
          <w:sz w:val="28"/>
          <w:szCs w:val="28"/>
        </w:rPr>
        <w:t xml:space="preserve">ảo vệ cơ sở dữ liệu và lưu giữ hồ sơ về lưu ký và thanh toán giao dịch theo quy định của pháp luật; </w:t>
      </w:r>
    </w:p>
    <w:p w:rsidR="00CF5DDD" w:rsidRPr="003856F8" w:rsidRDefault="009054D7" w:rsidP="00A40D8A">
      <w:pPr>
        <w:widowControl w:val="0"/>
        <w:spacing w:before="180" w:after="0" w:line="240" w:lineRule="auto"/>
        <w:ind w:firstLine="567"/>
        <w:rPr>
          <w:sz w:val="28"/>
          <w:szCs w:val="28"/>
        </w:rPr>
      </w:pPr>
      <w:r>
        <w:rPr>
          <w:sz w:val="28"/>
          <w:szCs w:val="28"/>
        </w:rPr>
        <w:t xml:space="preserve">d) Cung cấp thông tin cho </w:t>
      </w:r>
      <w:r w:rsidR="005F7FC6">
        <w:rPr>
          <w:sz w:val="28"/>
          <w:szCs w:val="28"/>
        </w:rPr>
        <w:t>Sở Giao dịch chứng khoán</w:t>
      </w:r>
      <w:r>
        <w:rPr>
          <w:sz w:val="28"/>
          <w:szCs w:val="28"/>
        </w:rPr>
        <w:t xml:space="preserve"> Hà Nội để phục vụ hoạt động giao dịch hạn ngạch phát thải khí nhà kính, tín chỉ các-bon; </w:t>
      </w:r>
    </w:p>
    <w:p w:rsidR="00CF5DDD" w:rsidRPr="003856F8" w:rsidRDefault="009054D7" w:rsidP="00A40D8A">
      <w:pPr>
        <w:widowControl w:val="0"/>
        <w:spacing w:before="180" w:after="0" w:line="240" w:lineRule="auto"/>
        <w:ind w:firstLine="567"/>
        <w:rPr>
          <w:sz w:val="28"/>
          <w:szCs w:val="28"/>
        </w:rPr>
      </w:pPr>
      <w:r>
        <w:rPr>
          <w:sz w:val="28"/>
          <w:szCs w:val="28"/>
        </w:rPr>
        <w:t xml:space="preserve">đ) Cung cấp thông tin theo yêu cầu của các cơ quan có thẩm quyền phục vụ công tác điều tra, phòng, chống vi phạm pháp luật liên quan đến hoạt động </w:t>
      </w:r>
      <w:r w:rsidRPr="00E47732">
        <w:rPr>
          <w:spacing w:val="-4"/>
          <w:sz w:val="28"/>
          <w:szCs w:val="28"/>
        </w:rPr>
        <w:t>lưu ký và thanh toán giao dịch hạn ngạch phát thải khí nhà kính, tín chỉ các-bon</w:t>
      </w:r>
      <w:r>
        <w:rPr>
          <w:sz w:val="28"/>
          <w:szCs w:val="28"/>
          <w:lang w:val="en-US"/>
        </w:rPr>
        <w:t xml:space="preserve"> và pháp luật có liên quan</w:t>
      </w:r>
      <w:r>
        <w:rPr>
          <w:sz w:val="28"/>
          <w:szCs w:val="28"/>
        </w:rPr>
        <w:t>;</w:t>
      </w:r>
    </w:p>
    <w:p w:rsidR="00CF5DDD" w:rsidRPr="003856F8" w:rsidRDefault="009054D7" w:rsidP="00A40D8A">
      <w:pPr>
        <w:widowControl w:val="0"/>
        <w:spacing w:before="180" w:after="0" w:line="240" w:lineRule="auto"/>
        <w:ind w:firstLine="567"/>
        <w:rPr>
          <w:sz w:val="28"/>
          <w:szCs w:val="28"/>
        </w:rPr>
      </w:pPr>
      <w:r>
        <w:rPr>
          <w:sz w:val="28"/>
          <w:szCs w:val="28"/>
        </w:rPr>
        <w:t>e) Cung cấp kết quả hoạt động thanh toán giao dịch và số dư cuối ngày sau khi thanh toán giao dịch đối với hạn ngạch phát thải khí nhà kính, tín chỉ các-bon cho Bộ Nông nghiệp và Môi trường.</w:t>
      </w:r>
    </w:p>
    <w:p w:rsidR="00501554" w:rsidRPr="003856F8" w:rsidRDefault="009054D7" w:rsidP="00A40D8A">
      <w:pPr>
        <w:pStyle w:val="Heading1"/>
        <w:keepNext w:val="0"/>
        <w:keepLines w:val="0"/>
        <w:widowControl w:val="0"/>
        <w:spacing w:before="180" w:after="0" w:line="240" w:lineRule="auto"/>
        <w:ind w:firstLine="567"/>
        <w:jc w:val="both"/>
        <w:rPr>
          <w:b/>
          <w:bCs/>
          <w:sz w:val="28"/>
          <w:szCs w:val="28"/>
        </w:rPr>
      </w:pPr>
      <w:r>
        <w:rPr>
          <w:b/>
          <w:bCs/>
          <w:sz w:val="28"/>
          <w:szCs w:val="28"/>
        </w:rPr>
        <w:t xml:space="preserve">Điều </w:t>
      </w:r>
      <w:r>
        <w:rPr>
          <w:b/>
          <w:bCs/>
          <w:sz w:val="28"/>
          <w:szCs w:val="28"/>
          <w:lang w:val="en-US"/>
        </w:rPr>
        <w:t>9</w:t>
      </w:r>
      <w:r>
        <w:rPr>
          <w:b/>
          <w:bCs/>
          <w:sz w:val="28"/>
          <w:szCs w:val="28"/>
        </w:rPr>
        <w:t xml:space="preserve">. Quyền và nghĩa vụ của </w:t>
      </w:r>
      <w:r w:rsidR="005F7FC6">
        <w:rPr>
          <w:b/>
          <w:bCs/>
          <w:sz w:val="28"/>
          <w:szCs w:val="28"/>
        </w:rPr>
        <w:t>Sở Giao dịch chứng khoán</w:t>
      </w:r>
      <w:r>
        <w:rPr>
          <w:b/>
          <w:bCs/>
          <w:sz w:val="28"/>
          <w:szCs w:val="28"/>
        </w:rPr>
        <w:t xml:space="preserve"> Việt Nam</w:t>
      </w:r>
    </w:p>
    <w:p w:rsidR="00501554" w:rsidRPr="003856F8" w:rsidRDefault="009054D7" w:rsidP="00A40D8A">
      <w:pPr>
        <w:widowControl w:val="0"/>
        <w:spacing w:before="180" w:after="0" w:line="240" w:lineRule="auto"/>
        <w:ind w:firstLine="567"/>
        <w:rPr>
          <w:sz w:val="28"/>
          <w:szCs w:val="28"/>
        </w:rPr>
      </w:pPr>
      <w:r>
        <w:rPr>
          <w:sz w:val="28"/>
          <w:szCs w:val="28"/>
        </w:rPr>
        <w:t xml:space="preserve">1. Quyền của </w:t>
      </w:r>
      <w:r w:rsidR="005F7FC6">
        <w:rPr>
          <w:sz w:val="28"/>
          <w:szCs w:val="28"/>
        </w:rPr>
        <w:t>Sở Giao dịch chứng khoán</w:t>
      </w:r>
      <w:r>
        <w:rPr>
          <w:sz w:val="28"/>
          <w:szCs w:val="28"/>
        </w:rPr>
        <w:t xml:space="preserve"> Việt Nam đối với việc cung cấp dịch vụ giao dịch trên hệ thống giao dịch các-bon:</w:t>
      </w:r>
    </w:p>
    <w:p w:rsidR="00501554" w:rsidRPr="003856F8" w:rsidRDefault="009054D7" w:rsidP="00A40D8A">
      <w:pPr>
        <w:widowControl w:val="0"/>
        <w:spacing w:before="180" w:after="0" w:line="240" w:lineRule="auto"/>
        <w:ind w:firstLine="567"/>
        <w:rPr>
          <w:sz w:val="28"/>
          <w:szCs w:val="28"/>
        </w:rPr>
      </w:pPr>
      <w:r>
        <w:rPr>
          <w:spacing w:val="-4"/>
          <w:sz w:val="28"/>
          <w:szCs w:val="28"/>
        </w:rPr>
        <w:t xml:space="preserve">a) Ban hành quy chế để triển khai công tác giám sát giao dịch, tiêu chí giám sát giao dịch </w:t>
      </w:r>
      <w:r>
        <w:rPr>
          <w:spacing w:val="-4"/>
          <w:sz w:val="28"/>
          <w:szCs w:val="28"/>
          <w:lang w:val="en-US"/>
        </w:rPr>
        <w:t>(</w:t>
      </w:r>
      <w:r>
        <w:rPr>
          <w:spacing w:val="-4"/>
          <w:sz w:val="28"/>
          <w:szCs w:val="28"/>
        </w:rPr>
        <w:t>bao gồm nội dung và các tham số cụ thể</w:t>
      </w:r>
      <w:r>
        <w:rPr>
          <w:spacing w:val="-4"/>
          <w:sz w:val="28"/>
          <w:szCs w:val="28"/>
          <w:lang w:val="en-US"/>
        </w:rPr>
        <w:t>)</w:t>
      </w:r>
      <w:r>
        <w:rPr>
          <w:spacing w:val="-4"/>
          <w:sz w:val="28"/>
          <w:szCs w:val="28"/>
        </w:rPr>
        <w:t xml:space="preserve"> trên hệ thống giao dịch các-bon áp dụng tại </w:t>
      </w:r>
      <w:r w:rsidR="005F7FC6">
        <w:rPr>
          <w:spacing w:val="-4"/>
          <w:sz w:val="28"/>
          <w:szCs w:val="28"/>
        </w:rPr>
        <w:t>Sở Giao dịch chứng khoán</w:t>
      </w:r>
      <w:r>
        <w:rPr>
          <w:spacing w:val="-4"/>
          <w:sz w:val="28"/>
          <w:szCs w:val="28"/>
        </w:rPr>
        <w:t xml:space="preserve"> Hà Nội</w:t>
      </w:r>
      <w:r>
        <w:rPr>
          <w:spacing w:val="-4"/>
          <w:sz w:val="28"/>
          <w:szCs w:val="28"/>
          <w:lang w:val="en-US"/>
        </w:rPr>
        <w:t xml:space="preserve">, </w:t>
      </w:r>
      <w:r>
        <w:rPr>
          <w:spacing w:val="-4"/>
          <w:sz w:val="28"/>
          <w:szCs w:val="28"/>
        </w:rPr>
        <w:t xml:space="preserve">chỉ tiêu báo cáo giám sát </w:t>
      </w:r>
      <w:r>
        <w:rPr>
          <w:spacing w:val="-4"/>
          <w:sz w:val="28"/>
          <w:szCs w:val="28"/>
        </w:rPr>
        <w:lastRenderedPageBreak/>
        <w:t>giao dịch áp dụng cho thành viên giao dịch các-bon sau khi có ý kiến của</w:t>
      </w:r>
      <w:r>
        <w:rPr>
          <w:spacing w:val="-4"/>
          <w:sz w:val="28"/>
          <w:szCs w:val="28"/>
          <w:lang w:val="en-US"/>
        </w:rPr>
        <w:t xml:space="preserve"> Ủy ban Chứng khoán Nhà nước</w:t>
      </w:r>
      <w:r>
        <w:rPr>
          <w:spacing w:val="-4"/>
          <w:sz w:val="28"/>
          <w:szCs w:val="28"/>
        </w:rPr>
        <w:t>;</w:t>
      </w:r>
    </w:p>
    <w:p w:rsidR="00501554" w:rsidRPr="003856F8" w:rsidRDefault="009054D7" w:rsidP="00A40D8A">
      <w:pPr>
        <w:widowControl w:val="0"/>
        <w:spacing w:before="180" w:after="0" w:line="240" w:lineRule="auto"/>
        <w:ind w:firstLine="567"/>
        <w:rPr>
          <w:sz w:val="28"/>
          <w:szCs w:val="28"/>
        </w:rPr>
      </w:pPr>
      <w:r>
        <w:rPr>
          <w:sz w:val="28"/>
          <w:szCs w:val="28"/>
        </w:rPr>
        <w:t xml:space="preserve">b) Ban hành các quy chế hoạt động nghiệp vụ liên quan đến việc cung cấp dịch vụ trên sàn giao dịch các-bon </w:t>
      </w:r>
      <w:r w:rsidR="00530241" w:rsidRPr="003856F8">
        <w:rPr>
          <w:sz w:val="28"/>
          <w:szCs w:val="28"/>
        </w:rPr>
        <w:t>trong nước</w:t>
      </w:r>
      <w:r w:rsidR="00530241">
        <w:rPr>
          <w:sz w:val="28"/>
          <w:szCs w:val="28"/>
        </w:rPr>
        <w:t xml:space="preserve"> </w:t>
      </w:r>
      <w:r>
        <w:rPr>
          <w:sz w:val="28"/>
          <w:szCs w:val="28"/>
        </w:rPr>
        <w:t>sau khi có ý kiến của Ủy ban Chứng khoán Nhà nước;</w:t>
      </w:r>
    </w:p>
    <w:p w:rsidR="00501554" w:rsidRPr="003856F8" w:rsidRDefault="009054D7" w:rsidP="00664D22">
      <w:pPr>
        <w:widowControl w:val="0"/>
        <w:spacing w:before="200" w:after="0" w:line="240" w:lineRule="auto"/>
        <w:ind w:firstLine="567"/>
        <w:rPr>
          <w:sz w:val="28"/>
          <w:szCs w:val="28"/>
        </w:rPr>
      </w:pPr>
      <w:r>
        <w:rPr>
          <w:sz w:val="28"/>
          <w:szCs w:val="28"/>
        </w:rPr>
        <w:t xml:space="preserve">c) Chấp thuận đăng ký, đình chỉ, chấm dứt tham gia hệ thống giao dịch </w:t>
      </w:r>
      <w:r w:rsidR="004A6648">
        <w:rPr>
          <w:sz w:val="28"/>
          <w:szCs w:val="28"/>
        </w:rPr>
        <w:t xml:space="preserve">các-bon </w:t>
      </w:r>
      <w:r>
        <w:rPr>
          <w:sz w:val="28"/>
          <w:szCs w:val="28"/>
        </w:rPr>
        <w:t>của thành viên giao dịch các-bon;</w:t>
      </w:r>
    </w:p>
    <w:p w:rsidR="00501554" w:rsidRPr="003856F8" w:rsidRDefault="009054D7" w:rsidP="00664D22">
      <w:pPr>
        <w:widowControl w:val="0"/>
        <w:spacing w:before="200" w:after="0" w:line="240" w:lineRule="auto"/>
        <w:ind w:firstLine="567"/>
        <w:rPr>
          <w:sz w:val="28"/>
          <w:szCs w:val="28"/>
        </w:rPr>
      </w:pPr>
      <w:r>
        <w:rPr>
          <w:sz w:val="28"/>
          <w:szCs w:val="28"/>
        </w:rPr>
        <w:t>d) Làm trung gian hòa giải theo yêu cầu của thành viên giao dịch các-bon khi phát sinh tranh chấp liên quan đến hoạt động giao dịch trên sàn giao dịch các-bon</w:t>
      </w:r>
      <w:r w:rsidR="00530241" w:rsidRPr="00530241">
        <w:rPr>
          <w:sz w:val="28"/>
          <w:szCs w:val="28"/>
        </w:rPr>
        <w:t xml:space="preserve"> </w:t>
      </w:r>
      <w:r w:rsidR="00530241" w:rsidRPr="003856F8">
        <w:rPr>
          <w:sz w:val="28"/>
          <w:szCs w:val="28"/>
        </w:rPr>
        <w:t>trong nước</w:t>
      </w:r>
      <w:r>
        <w:rPr>
          <w:sz w:val="28"/>
          <w:szCs w:val="28"/>
        </w:rPr>
        <w:t>;</w:t>
      </w:r>
    </w:p>
    <w:p w:rsidR="00501554" w:rsidRPr="003856F8" w:rsidRDefault="009054D7" w:rsidP="00664D22">
      <w:pPr>
        <w:widowControl w:val="0"/>
        <w:spacing w:before="200" w:after="0" w:line="240" w:lineRule="auto"/>
        <w:ind w:firstLine="567"/>
        <w:rPr>
          <w:sz w:val="28"/>
          <w:szCs w:val="28"/>
        </w:rPr>
      </w:pPr>
      <w:r>
        <w:rPr>
          <w:sz w:val="28"/>
          <w:szCs w:val="28"/>
        </w:rPr>
        <w:t xml:space="preserve">đ) Kiểm tra, xử lý vi phạm đối với thành viên giao dịch các-bon theo quy chế của </w:t>
      </w:r>
      <w:r w:rsidR="005F7FC6">
        <w:rPr>
          <w:sz w:val="28"/>
          <w:szCs w:val="28"/>
        </w:rPr>
        <w:t>Sở Giao dịch chứng khoán</w:t>
      </w:r>
      <w:r>
        <w:rPr>
          <w:sz w:val="28"/>
          <w:szCs w:val="28"/>
        </w:rPr>
        <w:t xml:space="preserve"> Việt Nam;</w:t>
      </w:r>
    </w:p>
    <w:p w:rsidR="00501554" w:rsidRPr="003856F8" w:rsidRDefault="009054D7" w:rsidP="00664D22">
      <w:pPr>
        <w:widowControl w:val="0"/>
        <w:spacing w:before="200" w:after="0" w:line="240" w:lineRule="auto"/>
        <w:ind w:firstLine="567"/>
        <w:rPr>
          <w:sz w:val="28"/>
          <w:szCs w:val="28"/>
        </w:rPr>
      </w:pPr>
      <w:r>
        <w:rPr>
          <w:sz w:val="28"/>
          <w:szCs w:val="28"/>
        </w:rPr>
        <w:t>e) Thu tiền cung cấp dịch vụ theo quy định của pháp luật.</w:t>
      </w:r>
    </w:p>
    <w:p w:rsidR="00501554" w:rsidRPr="003856F8" w:rsidRDefault="009054D7" w:rsidP="00664D22">
      <w:pPr>
        <w:widowControl w:val="0"/>
        <w:spacing w:before="200" w:after="0" w:line="240" w:lineRule="auto"/>
        <w:ind w:firstLine="567"/>
        <w:rPr>
          <w:sz w:val="28"/>
          <w:szCs w:val="28"/>
        </w:rPr>
      </w:pPr>
      <w:r>
        <w:rPr>
          <w:sz w:val="28"/>
          <w:szCs w:val="28"/>
        </w:rPr>
        <w:t xml:space="preserve">2. Nghĩa vụ của </w:t>
      </w:r>
      <w:r w:rsidR="005F7FC6">
        <w:rPr>
          <w:sz w:val="28"/>
          <w:szCs w:val="28"/>
        </w:rPr>
        <w:t>Sở Giao dịch chứng khoán</w:t>
      </w:r>
      <w:r>
        <w:rPr>
          <w:sz w:val="28"/>
          <w:szCs w:val="28"/>
        </w:rPr>
        <w:t xml:space="preserve"> Việt Nam đối với việc cung cấp dịch vụ giao dịch trên sàn giao dịch các-bon trong nước:</w:t>
      </w:r>
    </w:p>
    <w:p w:rsidR="00501554" w:rsidRPr="003856F8" w:rsidRDefault="00AA42C6" w:rsidP="00664D22">
      <w:pPr>
        <w:widowControl w:val="0"/>
        <w:spacing w:before="200" w:after="0" w:line="240" w:lineRule="auto"/>
        <w:ind w:firstLine="567"/>
        <w:rPr>
          <w:sz w:val="28"/>
          <w:szCs w:val="28"/>
        </w:rPr>
      </w:pPr>
      <w:r>
        <w:rPr>
          <w:sz w:val="28"/>
          <w:szCs w:val="28"/>
          <w:lang w:val="en-US"/>
        </w:rPr>
        <w:t>a</w:t>
      </w:r>
      <w:r w:rsidR="009054D7">
        <w:rPr>
          <w:sz w:val="28"/>
          <w:szCs w:val="28"/>
        </w:rPr>
        <w:t xml:space="preserve">) Giám sát </w:t>
      </w:r>
      <w:r w:rsidR="005F7FC6">
        <w:rPr>
          <w:sz w:val="28"/>
          <w:szCs w:val="28"/>
        </w:rPr>
        <w:t>Sở Giao dịch chứng khoán</w:t>
      </w:r>
      <w:r w:rsidR="009054D7">
        <w:rPr>
          <w:sz w:val="28"/>
          <w:szCs w:val="28"/>
        </w:rPr>
        <w:t xml:space="preserve"> Hà Nội trong việc thực hiện quyền và nghĩa vụ theo quy định tại Nghị định này và quy chế của </w:t>
      </w:r>
      <w:r w:rsidR="005F7FC6">
        <w:rPr>
          <w:sz w:val="28"/>
          <w:szCs w:val="28"/>
        </w:rPr>
        <w:t>Sở Giao dịch chứng khoán</w:t>
      </w:r>
      <w:r w:rsidR="009054D7">
        <w:rPr>
          <w:sz w:val="28"/>
          <w:szCs w:val="28"/>
        </w:rPr>
        <w:t xml:space="preserve"> Việt Nam;</w:t>
      </w:r>
    </w:p>
    <w:p w:rsidR="00501554" w:rsidRPr="003856F8" w:rsidRDefault="00AA42C6" w:rsidP="00664D22">
      <w:pPr>
        <w:widowControl w:val="0"/>
        <w:spacing w:before="200" w:after="0" w:line="240" w:lineRule="auto"/>
        <w:ind w:firstLine="567"/>
        <w:rPr>
          <w:sz w:val="28"/>
          <w:szCs w:val="28"/>
        </w:rPr>
      </w:pPr>
      <w:r>
        <w:rPr>
          <w:sz w:val="28"/>
          <w:szCs w:val="28"/>
          <w:lang w:val="en-US"/>
        </w:rPr>
        <w:t>b</w:t>
      </w:r>
      <w:r w:rsidR="009054D7">
        <w:rPr>
          <w:sz w:val="28"/>
          <w:szCs w:val="28"/>
        </w:rPr>
        <w:t xml:space="preserve">) Giám sát giao dịch trên cơ sở báo cáo giám sát, dữ liệu giao dịch của </w:t>
      </w:r>
      <w:r w:rsidR="005F7FC6">
        <w:rPr>
          <w:sz w:val="28"/>
          <w:szCs w:val="28"/>
        </w:rPr>
        <w:t>Sở Giao dịch chứng khoán</w:t>
      </w:r>
      <w:r w:rsidR="009054D7">
        <w:rPr>
          <w:sz w:val="28"/>
          <w:szCs w:val="28"/>
        </w:rPr>
        <w:t xml:space="preserve"> Hà Nội và báo cáo giám sát của thành viên giao dịch các-bon;</w:t>
      </w:r>
    </w:p>
    <w:p w:rsidR="00501554" w:rsidRPr="003856F8" w:rsidRDefault="009054D7" w:rsidP="00664D22">
      <w:pPr>
        <w:widowControl w:val="0"/>
        <w:spacing w:before="200" w:after="0" w:line="240" w:lineRule="auto"/>
        <w:ind w:firstLine="567"/>
        <w:rPr>
          <w:sz w:val="28"/>
          <w:szCs w:val="28"/>
        </w:rPr>
      </w:pPr>
      <w:r>
        <w:rPr>
          <w:sz w:val="28"/>
          <w:szCs w:val="28"/>
        </w:rPr>
        <w:t>c) Giám sát thành viên giao dịch các-bon</w:t>
      </w:r>
      <w:r>
        <w:rPr>
          <w:sz w:val="28"/>
          <w:szCs w:val="28"/>
          <w:lang w:val="en-US"/>
        </w:rPr>
        <w:t xml:space="preserve"> trong việc tuân thủ nghĩa vụ</w:t>
      </w:r>
      <w:r>
        <w:rPr>
          <w:sz w:val="28"/>
          <w:szCs w:val="28"/>
        </w:rPr>
        <w:t xml:space="preserve"> quy định tại Nghị định này và quy chế của </w:t>
      </w:r>
      <w:r w:rsidR="005F7FC6">
        <w:rPr>
          <w:sz w:val="28"/>
          <w:szCs w:val="28"/>
        </w:rPr>
        <w:t>Sở Giao dịch chứng khoán</w:t>
      </w:r>
      <w:r>
        <w:rPr>
          <w:sz w:val="28"/>
          <w:szCs w:val="28"/>
        </w:rPr>
        <w:t xml:space="preserve"> Việt Nam;</w:t>
      </w:r>
    </w:p>
    <w:p w:rsidR="003A5F9D" w:rsidRDefault="00AA42C6" w:rsidP="00664D22">
      <w:pPr>
        <w:widowControl w:val="0"/>
        <w:spacing w:before="200" w:after="0" w:line="240" w:lineRule="auto"/>
        <w:ind w:firstLine="567"/>
        <w:rPr>
          <w:sz w:val="28"/>
          <w:szCs w:val="28"/>
        </w:rPr>
      </w:pPr>
      <w:r>
        <w:rPr>
          <w:sz w:val="28"/>
          <w:szCs w:val="28"/>
          <w:lang w:val="en-US"/>
        </w:rPr>
        <w:t>d</w:t>
      </w:r>
      <w:r w:rsidR="009054D7">
        <w:rPr>
          <w:sz w:val="28"/>
          <w:szCs w:val="28"/>
        </w:rPr>
        <w:t>) Cung cấp thông tin cho các cơ quan có thẩm quyền trong công tác điều tra, phòng, chống vi phạm pháp luật liên quan đến hoạt động giao dịch hạn ngạch phát thải khí nhà kính, tín chỉ các-bon</w:t>
      </w:r>
      <w:r w:rsidR="0074133F" w:rsidRPr="0074133F">
        <w:rPr>
          <w:sz w:val="28"/>
          <w:szCs w:val="28"/>
        </w:rPr>
        <w:t xml:space="preserve"> và pháp luật có liên quan</w:t>
      </w:r>
      <w:r w:rsidR="009054D7">
        <w:rPr>
          <w:sz w:val="28"/>
          <w:szCs w:val="28"/>
        </w:rPr>
        <w:t>.</w:t>
      </w:r>
    </w:p>
    <w:p w:rsidR="00501554" w:rsidRPr="003856F8" w:rsidRDefault="009054D7" w:rsidP="00664D22">
      <w:pPr>
        <w:pStyle w:val="Heading1"/>
        <w:keepNext w:val="0"/>
        <w:keepLines w:val="0"/>
        <w:widowControl w:val="0"/>
        <w:spacing w:before="200" w:after="0" w:line="240" w:lineRule="auto"/>
        <w:ind w:firstLine="567"/>
        <w:jc w:val="both"/>
        <w:rPr>
          <w:b/>
          <w:sz w:val="28"/>
          <w:szCs w:val="28"/>
        </w:rPr>
      </w:pPr>
      <w:r>
        <w:rPr>
          <w:b/>
          <w:sz w:val="28"/>
          <w:szCs w:val="28"/>
        </w:rPr>
        <w:t>Điều 1</w:t>
      </w:r>
      <w:r>
        <w:rPr>
          <w:b/>
          <w:sz w:val="28"/>
          <w:szCs w:val="28"/>
          <w:lang w:val="en-US"/>
        </w:rPr>
        <w:t>0</w:t>
      </w:r>
      <w:r>
        <w:rPr>
          <w:b/>
          <w:sz w:val="28"/>
          <w:szCs w:val="28"/>
        </w:rPr>
        <w:t xml:space="preserve">. Quyền và nghĩa vụ của </w:t>
      </w:r>
      <w:r w:rsidR="005F7FC6">
        <w:rPr>
          <w:b/>
          <w:sz w:val="28"/>
          <w:szCs w:val="28"/>
        </w:rPr>
        <w:t>Sở Giao dịch chứng khoán</w:t>
      </w:r>
      <w:r>
        <w:rPr>
          <w:b/>
          <w:sz w:val="28"/>
          <w:szCs w:val="28"/>
        </w:rPr>
        <w:t xml:space="preserve"> Hà Nội</w:t>
      </w:r>
    </w:p>
    <w:p w:rsidR="00501554" w:rsidRPr="003856F8" w:rsidRDefault="009054D7" w:rsidP="00664D22">
      <w:pPr>
        <w:widowControl w:val="0"/>
        <w:spacing w:before="200" w:after="0" w:line="240" w:lineRule="auto"/>
        <w:ind w:firstLine="567"/>
        <w:rPr>
          <w:sz w:val="28"/>
          <w:szCs w:val="28"/>
        </w:rPr>
      </w:pPr>
      <w:r>
        <w:rPr>
          <w:sz w:val="28"/>
          <w:szCs w:val="28"/>
        </w:rPr>
        <w:t xml:space="preserve">1. Quyền của </w:t>
      </w:r>
      <w:r w:rsidR="005F7FC6">
        <w:rPr>
          <w:sz w:val="28"/>
          <w:szCs w:val="28"/>
        </w:rPr>
        <w:t>Sở Giao dịch chứng khoán</w:t>
      </w:r>
      <w:r>
        <w:rPr>
          <w:sz w:val="28"/>
          <w:szCs w:val="28"/>
        </w:rPr>
        <w:t xml:space="preserve"> Hà Nội đối với việc cung cấp dịch vụ giao dịch trên hệ thống giao dịch các-bon:</w:t>
      </w:r>
    </w:p>
    <w:p w:rsidR="00501554" w:rsidRPr="003856F8" w:rsidRDefault="009054D7" w:rsidP="00664D22">
      <w:pPr>
        <w:widowControl w:val="0"/>
        <w:spacing w:before="200" w:after="0" w:line="240" w:lineRule="auto"/>
        <w:ind w:firstLine="567"/>
        <w:rPr>
          <w:sz w:val="28"/>
          <w:szCs w:val="28"/>
        </w:rPr>
      </w:pPr>
      <w:r>
        <w:rPr>
          <w:sz w:val="28"/>
          <w:szCs w:val="28"/>
        </w:rPr>
        <w:t xml:space="preserve">a) Ban hành các quy trình nghiệp vụ để triển khai các quy chế do </w:t>
      </w:r>
      <w:r w:rsidR="005F7FC6">
        <w:rPr>
          <w:sz w:val="28"/>
          <w:szCs w:val="28"/>
        </w:rPr>
        <w:t>Sở Giao dịch chứng khoán</w:t>
      </w:r>
      <w:r>
        <w:rPr>
          <w:sz w:val="28"/>
          <w:szCs w:val="28"/>
        </w:rPr>
        <w:t xml:space="preserve"> Việt Nam ban hành tại điểm a và điểm b khoản 1 Điều </w:t>
      </w:r>
      <w:r>
        <w:rPr>
          <w:sz w:val="28"/>
          <w:szCs w:val="28"/>
          <w:lang w:val="en-US"/>
        </w:rPr>
        <w:t>9</w:t>
      </w:r>
      <w:r>
        <w:rPr>
          <w:sz w:val="28"/>
          <w:szCs w:val="28"/>
        </w:rPr>
        <w:t xml:space="preserve"> Nghị định này;</w:t>
      </w:r>
    </w:p>
    <w:p w:rsidR="00501554" w:rsidRPr="003856F8" w:rsidRDefault="009054D7" w:rsidP="00664D22">
      <w:pPr>
        <w:widowControl w:val="0"/>
        <w:spacing w:before="200" w:after="0" w:line="240" w:lineRule="auto"/>
        <w:ind w:firstLine="567"/>
        <w:rPr>
          <w:sz w:val="28"/>
          <w:szCs w:val="28"/>
        </w:rPr>
      </w:pPr>
      <w:r>
        <w:rPr>
          <w:sz w:val="28"/>
          <w:szCs w:val="28"/>
        </w:rPr>
        <w:t>b) Thu tiền cung cấp dịch vụ theo quy định của pháp luật.</w:t>
      </w:r>
    </w:p>
    <w:p w:rsidR="00501554" w:rsidRPr="003856F8" w:rsidRDefault="009054D7" w:rsidP="00664D22">
      <w:pPr>
        <w:widowControl w:val="0"/>
        <w:spacing w:before="200" w:after="0" w:line="240" w:lineRule="auto"/>
        <w:ind w:firstLine="567"/>
        <w:rPr>
          <w:sz w:val="28"/>
          <w:szCs w:val="28"/>
        </w:rPr>
      </w:pPr>
      <w:r>
        <w:rPr>
          <w:sz w:val="28"/>
          <w:szCs w:val="28"/>
        </w:rPr>
        <w:t xml:space="preserve">2. Nghĩa vụ của </w:t>
      </w:r>
      <w:r w:rsidR="005F7FC6">
        <w:rPr>
          <w:sz w:val="28"/>
          <w:szCs w:val="28"/>
        </w:rPr>
        <w:t>Sở Giao dịch chứng khoán</w:t>
      </w:r>
      <w:r>
        <w:rPr>
          <w:sz w:val="28"/>
          <w:szCs w:val="28"/>
        </w:rPr>
        <w:t xml:space="preserve"> Hà Nội đối với việc cung cấp </w:t>
      </w:r>
      <w:r>
        <w:rPr>
          <w:sz w:val="28"/>
          <w:szCs w:val="28"/>
        </w:rPr>
        <w:lastRenderedPageBreak/>
        <w:t>dịch vụ giao dịch trên sàn giao dịch các-bon</w:t>
      </w:r>
      <w:r w:rsidR="00530241" w:rsidRPr="00530241">
        <w:rPr>
          <w:sz w:val="28"/>
          <w:szCs w:val="28"/>
        </w:rPr>
        <w:t xml:space="preserve"> </w:t>
      </w:r>
      <w:r w:rsidR="00530241" w:rsidRPr="003856F8">
        <w:rPr>
          <w:sz w:val="28"/>
          <w:szCs w:val="28"/>
        </w:rPr>
        <w:t>trong nước</w:t>
      </w:r>
      <w:r>
        <w:rPr>
          <w:sz w:val="28"/>
          <w:szCs w:val="28"/>
        </w:rPr>
        <w:t>:</w:t>
      </w:r>
    </w:p>
    <w:p w:rsidR="00501554" w:rsidRPr="003856F8" w:rsidRDefault="009054D7" w:rsidP="00664D22">
      <w:pPr>
        <w:widowControl w:val="0"/>
        <w:spacing w:before="200" w:after="0" w:line="240" w:lineRule="auto"/>
        <w:ind w:firstLine="567"/>
        <w:rPr>
          <w:sz w:val="28"/>
          <w:szCs w:val="28"/>
        </w:rPr>
      </w:pPr>
      <w:r>
        <w:rPr>
          <w:sz w:val="28"/>
          <w:szCs w:val="28"/>
        </w:rPr>
        <w:t>a) Cung cấp dịch vụ giao dịch trên sàn giao dịch các-bon</w:t>
      </w:r>
      <w:r w:rsidR="00530241" w:rsidRPr="00530241">
        <w:rPr>
          <w:sz w:val="28"/>
          <w:szCs w:val="28"/>
        </w:rPr>
        <w:t xml:space="preserve"> </w:t>
      </w:r>
      <w:r w:rsidR="00530241" w:rsidRPr="003856F8">
        <w:rPr>
          <w:sz w:val="28"/>
          <w:szCs w:val="28"/>
        </w:rPr>
        <w:t>trong nước</w:t>
      </w:r>
      <w:r>
        <w:rPr>
          <w:sz w:val="28"/>
          <w:szCs w:val="28"/>
        </w:rPr>
        <w:t xml:space="preserve"> theo quy định tại Nghị định này, quy chế của </w:t>
      </w:r>
      <w:r w:rsidR="005F7FC6">
        <w:rPr>
          <w:sz w:val="28"/>
          <w:szCs w:val="28"/>
        </w:rPr>
        <w:t>Sở Giao dịch chứng khoán</w:t>
      </w:r>
      <w:r>
        <w:rPr>
          <w:sz w:val="28"/>
          <w:szCs w:val="28"/>
        </w:rPr>
        <w:t xml:space="preserve"> Việt Nam;</w:t>
      </w:r>
    </w:p>
    <w:p w:rsidR="00501554" w:rsidRPr="003856F8" w:rsidRDefault="009054D7" w:rsidP="00664D22">
      <w:pPr>
        <w:widowControl w:val="0"/>
        <w:spacing w:before="200" w:after="0" w:line="240" w:lineRule="auto"/>
        <w:ind w:firstLine="567"/>
        <w:rPr>
          <w:sz w:val="28"/>
          <w:szCs w:val="28"/>
        </w:rPr>
      </w:pPr>
      <w:r>
        <w:rPr>
          <w:sz w:val="28"/>
          <w:szCs w:val="28"/>
        </w:rPr>
        <w:t xml:space="preserve">b) Giám sát giao dịch trên hệ thống giao dịch các-bon theo quy chế và tiêu chí giám sát do </w:t>
      </w:r>
      <w:r w:rsidR="005F7FC6">
        <w:rPr>
          <w:sz w:val="28"/>
          <w:szCs w:val="28"/>
        </w:rPr>
        <w:t>Sở Giao dịch chứng khoán</w:t>
      </w:r>
      <w:r>
        <w:rPr>
          <w:sz w:val="28"/>
          <w:szCs w:val="28"/>
        </w:rPr>
        <w:t xml:space="preserve"> Việt Nam ban hành;</w:t>
      </w:r>
    </w:p>
    <w:p w:rsidR="00501554" w:rsidRPr="003856F8" w:rsidRDefault="009054D7" w:rsidP="00664D22">
      <w:pPr>
        <w:widowControl w:val="0"/>
        <w:spacing w:before="200" w:after="0" w:line="240" w:lineRule="auto"/>
        <w:ind w:firstLine="567"/>
        <w:rPr>
          <w:sz w:val="28"/>
          <w:szCs w:val="28"/>
        </w:rPr>
      </w:pPr>
      <w:r>
        <w:rPr>
          <w:sz w:val="28"/>
          <w:szCs w:val="28"/>
        </w:rPr>
        <w:t xml:space="preserve">c) </w:t>
      </w:r>
      <w:r>
        <w:rPr>
          <w:sz w:val="28"/>
          <w:szCs w:val="28"/>
          <w:lang w:val="en-US"/>
        </w:rPr>
        <w:t xml:space="preserve">Tạm ngừng, khôi phục hoạt động cung cấp dịch vụ giao dịch hạn ngạch phát thải khí nhà kính, tín chỉ các-bon và báo cáo </w:t>
      </w:r>
      <w:r w:rsidR="005F7FC6">
        <w:rPr>
          <w:sz w:val="28"/>
          <w:szCs w:val="28"/>
          <w:lang w:val="en-US"/>
        </w:rPr>
        <w:t>Sở Giao dịch chứng khoán</w:t>
      </w:r>
      <w:r>
        <w:rPr>
          <w:sz w:val="28"/>
          <w:szCs w:val="28"/>
          <w:lang w:val="en-US"/>
        </w:rPr>
        <w:t xml:space="preserve"> Việt Nam</w:t>
      </w:r>
      <w:r>
        <w:rPr>
          <w:sz w:val="28"/>
          <w:szCs w:val="28"/>
        </w:rPr>
        <w:t>;</w:t>
      </w:r>
    </w:p>
    <w:p w:rsidR="00501554" w:rsidRPr="003856F8" w:rsidRDefault="009054D7" w:rsidP="00664D22">
      <w:pPr>
        <w:widowControl w:val="0"/>
        <w:spacing w:before="200" w:after="0" w:line="240" w:lineRule="auto"/>
        <w:ind w:firstLine="567"/>
        <w:rPr>
          <w:sz w:val="28"/>
          <w:szCs w:val="28"/>
        </w:rPr>
      </w:pPr>
      <w:r>
        <w:rPr>
          <w:sz w:val="28"/>
          <w:szCs w:val="28"/>
        </w:rPr>
        <w:t xml:space="preserve">d) Cung cấp thông tin cho </w:t>
      </w:r>
      <w:r w:rsidR="005F7FC6">
        <w:rPr>
          <w:sz w:val="28"/>
          <w:szCs w:val="28"/>
        </w:rPr>
        <w:t>Tổng công ty lưu ký và bù trừ chứng khoán Việt Nam</w:t>
      </w:r>
      <w:r>
        <w:rPr>
          <w:sz w:val="28"/>
          <w:szCs w:val="28"/>
        </w:rPr>
        <w:t xml:space="preserve"> để phục vụ hoạt động thanh toán giao dịch hạn ngạch phát thải khí nhà kính, tín chỉ các-bon; </w:t>
      </w:r>
    </w:p>
    <w:p w:rsidR="00501554" w:rsidRPr="003856F8" w:rsidRDefault="009054D7" w:rsidP="00664D22">
      <w:pPr>
        <w:widowControl w:val="0"/>
        <w:spacing w:before="200" w:after="0" w:line="240" w:lineRule="auto"/>
        <w:ind w:firstLine="567"/>
        <w:rPr>
          <w:sz w:val="28"/>
          <w:szCs w:val="28"/>
        </w:rPr>
      </w:pPr>
      <w:r>
        <w:rPr>
          <w:sz w:val="28"/>
          <w:szCs w:val="28"/>
        </w:rPr>
        <w:t xml:space="preserve">đ) Cung cấp thông tin theo yêu cầu của các cơ quan có thẩm quyền phục </w:t>
      </w:r>
      <w:r w:rsidRPr="00664D22">
        <w:rPr>
          <w:spacing w:val="4"/>
          <w:sz w:val="28"/>
          <w:szCs w:val="28"/>
        </w:rPr>
        <w:t>vụ công tác điều tra, phòng, chống vi phạm pháp luật liên quan đến hoạt động giao dịch hạn ngạch phát thải khí nhà kính, tín chỉ các-bon</w:t>
      </w:r>
      <w:r w:rsidRPr="00664D22">
        <w:rPr>
          <w:spacing w:val="4"/>
          <w:sz w:val="28"/>
          <w:szCs w:val="28"/>
          <w:lang w:val="en-US"/>
        </w:rPr>
        <w:t xml:space="preserve"> và pháp luật có liên quan</w:t>
      </w:r>
      <w:r w:rsidRPr="00664D22">
        <w:rPr>
          <w:spacing w:val="4"/>
          <w:sz w:val="28"/>
          <w:szCs w:val="28"/>
        </w:rPr>
        <w:t>;</w:t>
      </w:r>
      <w:r w:rsidRPr="00664D22">
        <w:rPr>
          <w:spacing w:val="4"/>
          <w:sz w:val="28"/>
          <w:szCs w:val="28"/>
        </w:rPr>
        <w:tab/>
      </w:r>
    </w:p>
    <w:p w:rsidR="00501554" w:rsidRPr="003856F8" w:rsidRDefault="009054D7" w:rsidP="00664D22">
      <w:pPr>
        <w:widowControl w:val="0"/>
        <w:spacing w:before="200" w:after="0" w:line="240" w:lineRule="auto"/>
        <w:ind w:firstLine="567"/>
        <w:rPr>
          <w:sz w:val="28"/>
          <w:szCs w:val="28"/>
        </w:rPr>
      </w:pPr>
      <w:r>
        <w:rPr>
          <w:sz w:val="28"/>
          <w:szCs w:val="28"/>
        </w:rPr>
        <w:t>e) Cung cấp kết quả giao dịch trên sàn giao dịch các-bon trong nước cho Bộ Nông nghiệp và Môi trường</w:t>
      </w:r>
      <w:r>
        <w:rPr>
          <w:sz w:val="28"/>
          <w:szCs w:val="28"/>
          <w:lang w:val="en-US"/>
        </w:rPr>
        <w:t xml:space="preserve"> </w:t>
      </w:r>
      <w:r w:rsidR="0074133F" w:rsidRPr="0074133F">
        <w:rPr>
          <w:sz w:val="28"/>
          <w:szCs w:val="28"/>
          <w:lang w:val="en-US"/>
        </w:rPr>
        <w:t>khi có yêu cầu</w:t>
      </w:r>
      <w:r>
        <w:rPr>
          <w:sz w:val="28"/>
          <w:szCs w:val="28"/>
        </w:rPr>
        <w:t>.</w:t>
      </w:r>
    </w:p>
    <w:p w:rsidR="00664D22" w:rsidRDefault="00664D22" w:rsidP="00664D22">
      <w:pPr>
        <w:pStyle w:val="Heading1"/>
        <w:keepNext w:val="0"/>
        <w:keepLines w:val="0"/>
        <w:widowControl w:val="0"/>
        <w:spacing w:before="0" w:after="0" w:line="240" w:lineRule="auto"/>
        <w:jc w:val="center"/>
        <w:rPr>
          <w:b/>
          <w:sz w:val="28"/>
          <w:szCs w:val="28"/>
        </w:rPr>
      </w:pPr>
    </w:p>
    <w:p w:rsidR="00501554" w:rsidRPr="00F93DB1" w:rsidRDefault="00664D22" w:rsidP="00664D22">
      <w:pPr>
        <w:pStyle w:val="Heading1"/>
        <w:keepNext w:val="0"/>
        <w:keepLines w:val="0"/>
        <w:widowControl w:val="0"/>
        <w:spacing w:before="0" w:after="0" w:line="240" w:lineRule="auto"/>
        <w:jc w:val="center"/>
        <w:rPr>
          <w:b/>
          <w:sz w:val="28"/>
          <w:szCs w:val="28"/>
        </w:rPr>
      </w:pPr>
      <w:r>
        <w:rPr>
          <w:b/>
          <w:sz w:val="28"/>
          <w:szCs w:val="28"/>
          <w:lang w:val="en-US"/>
        </w:rPr>
        <w:t>C</w:t>
      </w:r>
      <w:r w:rsidRPr="0074133F">
        <w:rPr>
          <w:b/>
          <w:sz w:val="28"/>
          <w:szCs w:val="28"/>
        </w:rPr>
        <w:t>hương</w:t>
      </w:r>
      <w:r w:rsidR="0074133F" w:rsidRPr="0074133F">
        <w:rPr>
          <w:b/>
          <w:sz w:val="28"/>
          <w:szCs w:val="28"/>
        </w:rPr>
        <w:t xml:space="preserve"> II</w:t>
      </w:r>
    </w:p>
    <w:p w:rsidR="00501554" w:rsidRDefault="009054D7" w:rsidP="00664D22">
      <w:pPr>
        <w:widowControl w:val="0"/>
        <w:spacing w:after="0" w:line="240" w:lineRule="auto"/>
        <w:jc w:val="center"/>
        <w:rPr>
          <w:b/>
          <w:sz w:val="28"/>
          <w:szCs w:val="28"/>
        </w:rPr>
      </w:pPr>
      <w:r>
        <w:rPr>
          <w:b/>
          <w:sz w:val="28"/>
          <w:szCs w:val="28"/>
        </w:rPr>
        <w:t>ĐĂNG KÝ, CẤP MÃ TRONG NƯỚC VÀ CHUYỂN QUYỀN SỞ HỮU HẠN NGẠCH PHÁT THẢI KHÍ NHÀ KÍNH, TÍN CHỈ CÁC-BON</w:t>
      </w:r>
    </w:p>
    <w:p w:rsidR="00664D22" w:rsidRPr="00664D22" w:rsidRDefault="00664D22" w:rsidP="00664D22">
      <w:pPr>
        <w:widowControl w:val="0"/>
        <w:spacing w:after="0" w:line="240" w:lineRule="auto"/>
        <w:jc w:val="center"/>
        <w:rPr>
          <w:b/>
          <w:sz w:val="4"/>
          <w:szCs w:val="28"/>
        </w:rPr>
      </w:pPr>
    </w:p>
    <w:p w:rsidR="00501554" w:rsidRPr="003856F8" w:rsidRDefault="009054D7" w:rsidP="00664D22">
      <w:pPr>
        <w:pStyle w:val="Heading1"/>
        <w:keepNext w:val="0"/>
        <w:keepLines w:val="0"/>
        <w:widowControl w:val="0"/>
        <w:spacing w:after="0" w:line="240" w:lineRule="auto"/>
        <w:ind w:firstLine="567"/>
        <w:jc w:val="both"/>
        <w:rPr>
          <w:b/>
          <w:sz w:val="28"/>
          <w:szCs w:val="28"/>
        </w:rPr>
      </w:pPr>
      <w:r>
        <w:rPr>
          <w:b/>
          <w:sz w:val="28"/>
          <w:szCs w:val="28"/>
        </w:rPr>
        <w:t>Điều 1</w:t>
      </w:r>
      <w:r>
        <w:rPr>
          <w:b/>
          <w:sz w:val="28"/>
          <w:szCs w:val="28"/>
          <w:lang w:val="en-US"/>
        </w:rPr>
        <w:t>1</w:t>
      </w:r>
      <w:r>
        <w:rPr>
          <w:b/>
          <w:sz w:val="28"/>
          <w:szCs w:val="28"/>
        </w:rPr>
        <w:t xml:space="preserve">. Đăng ký, cấp mã trong nước hạn ngạch phát thải khí nhà kính, tín chỉ các-bon </w:t>
      </w:r>
    </w:p>
    <w:p w:rsidR="00501554" w:rsidRPr="003856F8" w:rsidRDefault="009054D7" w:rsidP="00664D22">
      <w:pPr>
        <w:widowControl w:val="0"/>
        <w:tabs>
          <w:tab w:val="center" w:pos="4679"/>
          <w:tab w:val="left" w:pos="8475"/>
        </w:tabs>
        <w:spacing w:before="240" w:after="0" w:line="240" w:lineRule="auto"/>
        <w:ind w:firstLine="567"/>
        <w:rPr>
          <w:color w:val="000000"/>
          <w:sz w:val="28"/>
          <w:szCs w:val="28"/>
        </w:rPr>
      </w:pPr>
      <w:r>
        <w:rPr>
          <w:color w:val="000000"/>
          <w:sz w:val="28"/>
          <w:szCs w:val="28"/>
        </w:rPr>
        <w:t xml:space="preserve">1. Hạn ngạch phát thải khí nhà kính, tín chỉ các-bon phải được đăng ký tập trung trên </w:t>
      </w:r>
      <w:del w:id="12" w:author="Do Thanh Lam" w:date="2026-01-19T10:57:00Z">
        <w:r w:rsidDel="00F949B8">
          <w:rPr>
            <w:color w:val="000000"/>
            <w:sz w:val="28"/>
            <w:szCs w:val="28"/>
          </w:rPr>
          <w:delText xml:space="preserve">hệ </w:delText>
        </w:r>
      </w:del>
      <w:ins w:id="13" w:author="Do Thanh Lam" w:date="2026-01-19T10:57:00Z">
        <w:r w:rsidR="00F949B8">
          <w:rPr>
            <w:color w:val="000000"/>
            <w:sz w:val="28"/>
            <w:szCs w:val="28"/>
            <w:lang w:val="en-US"/>
          </w:rPr>
          <w:t>H</w:t>
        </w:r>
        <w:r w:rsidR="00F949B8">
          <w:rPr>
            <w:color w:val="000000"/>
            <w:sz w:val="28"/>
            <w:szCs w:val="28"/>
          </w:rPr>
          <w:t xml:space="preserve">ệ </w:t>
        </w:r>
      </w:ins>
      <w:r>
        <w:rPr>
          <w:color w:val="000000"/>
          <w:sz w:val="28"/>
          <w:szCs w:val="28"/>
        </w:rPr>
        <w:t>thống đăng ký quốc gia của Bộ Nông nghiệp và Môi trường trước khi đưa vào lưu ký, giao dịch trên sàn giao dịch các-bon trong nước.</w:t>
      </w:r>
    </w:p>
    <w:p w:rsidR="00501554" w:rsidRPr="003856F8" w:rsidRDefault="009054D7" w:rsidP="00664D22">
      <w:pPr>
        <w:widowControl w:val="0"/>
        <w:tabs>
          <w:tab w:val="center" w:pos="4679"/>
          <w:tab w:val="left" w:pos="8475"/>
        </w:tabs>
        <w:spacing w:before="240" w:after="0" w:line="240" w:lineRule="auto"/>
        <w:ind w:firstLine="567"/>
        <w:rPr>
          <w:color w:val="000000"/>
          <w:sz w:val="28"/>
          <w:szCs w:val="28"/>
        </w:rPr>
      </w:pPr>
      <w:r>
        <w:rPr>
          <w:color w:val="000000"/>
          <w:sz w:val="28"/>
          <w:szCs w:val="28"/>
        </w:rPr>
        <w:t xml:space="preserve">2. Bộ Nông nghiệp và Môi trường thực hiện đăng ký các thông tin sau trên </w:t>
      </w:r>
      <w:del w:id="14" w:author="Do Thanh Lam" w:date="2026-01-19T10:58:00Z">
        <w:r w:rsidDel="00F949B8">
          <w:rPr>
            <w:color w:val="000000"/>
            <w:sz w:val="28"/>
            <w:szCs w:val="28"/>
          </w:rPr>
          <w:delText xml:space="preserve">hệ </w:delText>
        </w:r>
      </w:del>
      <w:ins w:id="15" w:author="Do Thanh Lam" w:date="2026-01-19T10:58:00Z">
        <w:r w:rsidR="00F949B8">
          <w:rPr>
            <w:color w:val="000000"/>
            <w:sz w:val="28"/>
            <w:szCs w:val="28"/>
            <w:lang w:val="en-US"/>
          </w:rPr>
          <w:t>H</w:t>
        </w:r>
        <w:r w:rsidR="00F949B8">
          <w:rPr>
            <w:color w:val="000000"/>
            <w:sz w:val="28"/>
            <w:szCs w:val="28"/>
          </w:rPr>
          <w:t xml:space="preserve">ệ </w:t>
        </w:r>
      </w:ins>
      <w:r>
        <w:rPr>
          <w:color w:val="000000"/>
          <w:sz w:val="28"/>
          <w:szCs w:val="28"/>
        </w:rPr>
        <w:t xml:space="preserve">thống đăng ký quốc gia: </w:t>
      </w:r>
    </w:p>
    <w:p w:rsidR="00501554" w:rsidRPr="003856F8" w:rsidRDefault="009054D7" w:rsidP="00664D22">
      <w:pPr>
        <w:widowControl w:val="0"/>
        <w:tabs>
          <w:tab w:val="center" w:pos="4679"/>
          <w:tab w:val="left" w:pos="8475"/>
        </w:tabs>
        <w:spacing w:before="240" w:after="0" w:line="240" w:lineRule="auto"/>
        <w:ind w:firstLine="567"/>
        <w:rPr>
          <w:color w:val="000000"/>
          <w:sz w:val="28"/>
          <w:szCs w:val="28"/>
        </w:rPr>
      </w:pPr>
      <w:r>
        <w:rPr>
          <w:color w:val="000000"/>
          <w:sz w:val="28"/>
          <w:szCs w:val="28"/>
        </w:rPr>
        <w:t>a) Thông tin về hạn ngạch phát thải khí nhà kính, tín chỉ các-bon;</w:t>
      </w:r>
    </w:p>
    <w:p w:rsidR="00501554" w:rsidRPr="003856F8" w:rsidRDefault="009054D7" w:rsidP="00664D22">
      <w:pPr>
        <w:widowControl w:val="0"/>
        <w:tabs>
          <w:tab w:val="center" w:pos="4679"/>
          <w:tab w:val="left" w:pos="8475"/>
        </w:tabs>
        <w:spacing w:before="240" w:after="0" w:line="240" w:lineRule="auto"/>
        <w:ind w:firstLine="567"/>
        <w:rPr>
          <w:color w:val="000000"/>
          <w:sz w:val="28"/>
          <w:szCs w:val="28"/>
        </w:rPr>
      </w:pPr>
      <w:r>
        <w:rPr>
          <w:color w:val="000000"/>
          <w:sz w:val="28"/>
          <w:szCs w:val="28"/>
        </w:rPr>
        <w:t>b) Thông tin về cơ quan, tổ chức sở hữu hạn ngạch phát thải khí nhà kính, tín chỉ các-bon gồm: thông tin nhận diện cơ quan, tổ chức; số lượng sở hữu hạn ngạch phát thải khí nhà kính, tín chỉ các-bon.</w:t>
      </w:r>
    </w:p>
    <w:p w:rsidR="00501554" w:rsidRPr="003856F8" w:rsidRDefault="009054D7" w:rsidP="00664D22">
      <w:pPr>
        <w:widowControl w:val="0"/>
        <w:tabs>
          <w:tab w:val="center" w:pos="4679"/>
          <w:tab w:val="left" w:pos="8475"/>
        </w:tabs>
        <w:spacing w:before="240" w:after="0" w:line="240" w:lineRule="auto"/>
        <w:ind w:firstLine="567"/>
        <w:rPr>
          <w:color w:val="000000"/>
          <w:sz w:val="28"/>
          <w:szCs w:val="28"/>
        </w:rPr>
      </w:pPr>
      <w:r>
        <w:rPr>
          <w:color w:val="000000"/>
          <w:sz w:val="28"/>
          <w:szCs w:val="28"/>
        </w:rPr>
        <w:t xml:space="preserve">3. Trong ngày hoàn tất việc đăng ký hạn ngạch phát thải khí nhà kính trên </w:t>
      </w:r>
      <w:del w:id="16" w:author="Do Thanh Lam" w:date="2026-01-19T10:58:00Z">
        <w:r w:rsidDel="00F949B8">
          <w:rPr>
            <w:color w:val="000000"/>
            <w:sz w:val="28"/>
            <w:szCs w:val="28"/>
          </w:rPr>
          <w:delText xml:space="preserve">hệ </w:delText>
        </w:r>
      </w:del>
      <w:ins w:id="17" w:author="Do Thanh Lam" w:date="2026-01-19T10:58:00Z">
        <w:r w:rsidR="00F949B8">
          <w:rPr>
            <w:color w:val="000000"/>
            <w:sz w:val="28"/>
            <w:szCs w:val="28"/>
            <w:lang w:val="en-US"/>
          </w:rPr>
          <w:t>H</w:t>
        </w:r>
        <w:r w:rsidR="00F949B8">
          <w:rPr>
            <w:color w:val="000000"/>
            <w:sz w:val="28"/>
            <w:szCs w:val="28"/>
          </w:rPr>
          <w:t xml:space="preserve">ệ </w:t>
        </w:r>
      </w:ins>
      <w:r>
        <w:rPr>
          <w:color w:val="000000"/>
          <w:sz w:val="28"/>
          <w:szCs w:val="28"/>
        </w:rPr>
        <w:t xml:space="preserve">thống đăng ký quốc gia, Bộ Nông nghiệp và Môi trường gửi </w:t>
      </w:r>
      <w:r w:rsidR="005F7FC6">
        <w:rPr>
          <w:color w:val="000000"/>
          <w:sz w:val="28"/>
          <w:szCs w:val="28"/>
        </w:rPr>
        <w:t xml:space="preserve">Tổng </w:t>
      </w:r>
      <w:r w:rsidR="005F7FC6">
        <w:rPr>
          <w:color w:val="000000"/>
          <w:sz w:val="28"/>
          <w:szCs w:val="28"/>
        </w:rPr>
        <w:lastRenderedPageBreak/>
        <w:t>công ty lưu ký và bù trừ chứng khoán Việt Nam</w:t>
      </w:r>
      <w:r>
        <w:rPr>
          <w:color w:val="000000"/>
          <w:sz w:val="28"/>
          <w:szCs w:val="28"/>
        </w:rPr>
        <w:t xml:space="preserve"> danh sách tổ chức sở hữu hạn ngạch phát thải khí nhà kính đã đăng ký trên </w:t>
      </w:r>
      <w:del w:id="18" w:author="Do Thanh Lam" w:date="2026-01-19T10:58:00Z">
        <w:r w:rsidDel="00F949B8">
          <w:rPr>
            <w:color w:val="000000"/>
            <w:sz w:val="28"/>
            <w:szCs w:val="28"/>
          </w:rPr>
          <w:delText xml:space="preserve">hệ </w:delText>
        </w:r>
      </w:del>
      <w:ins w:id="19" w:author="Do Thanh Lam" w:date="2026-01-19T10:58:00Z">
        <w:r w:rsidR="00F949B8">
          <w:rPr>
            <w:color w:val="000000"/>
            <w:sz w:val="28"/>
            <w:szCs w:val="28"/>
            <w:lang w:val="en-US"/>
          </w:rPr>
          <w:t>H</w:t>
        </w:r>
        <w:r w:rsidR="00F949B8">
          <w:rPr>
            <w:color w:val="000000"/>
            <w:sz w:val="28"/>
            <w:szCs w:val="28"/>
          </w:rPr>
          <w:t xml:space="preserve">ệ </w:t>
        </w:r>
      </w:ins>
      <w:r>
        <w:rPr>
          <w:color w:val="000000"/>
          <w:sz w:val="28"/>
          <w:szCs w:val="28"/>
        </w:rPr>
        <w:t>thống đăng ký quốc gia.</w:t>
      </w:r>
    </w:p>
    <w:p w:rsidR="00501554" w:rsidRPr="003856F8" w:rsidRDefault="009054D7" w:rsidP="00664D22">
      <w:pPr>
        <w:widowControl w:val="0"/>
        <w:tabs>
          <w:tab w:val="center" w:pos="4679"/>
          <w:tab w:val="left" w:pos="8475"/>
        </w:tabs>
        <w:spacing w:before="240" w:after="0" w:line="240" w:lineRule="auto"/>
        <w:ind w:firstLine="567"/>
        <w:rPr>
          <w:color w:val="000000"/>
          <w:sz w:val="28"/>
          <w:szCs w:val="28"/>
          <w:lang w:val="en-US"/>
        </w:rPr>
      </w:pPr>
      <w:r>
        <w:rPr>
          <w:color w:val="000000"/>
          <w:sz w:val="28"/>
          <w:szCs w:val="28"/>
        </w:rPr>
        <w:t xml:space="preserve">4. Bộ Nông nghiệp và Môi trường thực hiện cấp mã trong nước cho hạn ngạch phát thải khí nhà kính, tín chỉ các-bon trên </w:t>
      </w:r>
      <w:del w:id="20" w:author="Do Thanh Lam" w:date="2026-01-19T10:58:00Z">
        <w:r w:rsidDel="00F949B8">
          <w:rPr>
            <w:color w:val="000000"/>
            <w:sz w:val="28"/>
            <w:szCs w:val="28"/>
          </w:rPr>
          <w:delText xml:space="preserve">hệ </w:delText>
        </w:r>
      </w:del>
      <w:ins w:id="21" w:author="Do Thanh Lam" w:date="2026-01-19T10:58:00Z">
        <w:r w:rsidR="00F949B8">
          <w:rPr>
            <w:color w:val="000000"/>
            <w:sz w:val="28"/>
            <w:szCs w:val="28"/>
            <w:lang w:val="en-US"/>
          </w:rPr>
          <w:t>H</w:t>
        </w:r>
        <w:r w:rsidR="00F949B8">
          <w:rPr>
            <w:color w:val="000000"/>
            <w:sz w:val="28"/>
            <w:szCs w:val="28"/>
          </w:rPr>
          <w:t xml:space="preserve">ệ </w:t>
        </w:r>
      </w:ins>
      <w:r>
        <w:rPr>
          <w:color w:val="000000"/>
          <w:sz w:val="28"/>
          <w:szCs w:val="28"/>
        </w:rPr>
        <w:t xml:space="preserve">thống đăng ký quốc gia và gửi danh sách mã trong nước cho </w:t>
      </w:r>
      <w:r w:rsidR="005F7FC6">
        <w:rPr>
          <w:color w:val="000000"/>
          <w:sz w:val="28"/>
          <w:szCs w:val="28"/>
        </w:rPr>
        <w:t>Tổng công ty lưu ký và bù trừ chứng khoán Việt Nam</w:t>
      </w:r>
      <w:r>
        <w:rPr>
          <w:color w:val="000000"/>
          <w:sz w:val="28"/>
          <w:szCs w:val="28"/>
        </w:rPr>
        <w:t xml:space="preserve">, </w:t>
      </w:r>
      <w:r w:rsidR="005F7FC6">
        <w:rPr>
          <w:color w:val="000000"/>
          <w:sz w:val="28"/>
          <w:szCs w:val="28"/>
        </w:rPr>
        <w:t>Sở Giao dịch chứng khoán</w:t>
      </w:r>
      <w:r>
        <w:rPr>
          <w:color w:val="000000"/>
          <w:sz w:val="28"/>
          <w:szCs w:val="28"/>
        </w:rPr>
        <w:t xml:space="preserve"> Hà Nội trong ngày hoàn tất việc cấp mã. Mã trong nước của hạn ngạch phát thải khí nhà kính, tín chỉ các-bon được sử dụng thống nhất khi thực hiện các nghiệp vụ theo quy định tại Nghị định này</w:t>
      </w:r>
      <w:r>
        <w:rPr>
          <w:color w:val="000000"/>
          <w:sz w:val="28"/>
          <w:szCs w:val="28"/>
          <w:lang w:val="en-US"/>
        </w:rPr>
        <w:t>.</w:t>
      </w:r>
    </w:p>
    <w:p w:rsidR="00501554" w:rsidRPr="003856F8" w:rsidRDefault="009054D7" w:rsidP="00A40D8A">
      <w:pPr>
        <w:widowControl w:val="0"/>
        <w:tabs>
          <w:tab w:val="center" w:pos="4679"/>
          <w:tab w:val="left" w:pos="8475"/>
        </w:tabs>
        <w:spacing w:before="200" w:after="0" w:line="250" w:lineRule="auto"/>
        <w:ind w:firstLine="567"/>
        <w:rPr>
          <w:color w:val="000000"/>
          <w:sz w:val="28"/>
          <w:szCs w:val="28"/>
        </w:rPr>
      </w:pPr>
      <w:r>
        <w:rPr>
          <w:color w:val="000000"/>
          <w:sz w:val="28"/>
          <w:szCs w:val="28"/>
        </w:rPr>
        <w:t>5. Bộ trưởng Bộ Nông nghiệp và Môi trường quy định chi tiết hoạt động đăng ký, cấp mã trong nước, hủy đăng ký hạn ngạch phát thải khí nhà kính, tín chỉ các-bon.</w:t>
      </w:r>
    </w:p>
    <w:p w:rsidR="00501554" w:rsidRPr="003856F8" w:rsidRDefault="009054D7" w:rsidP="00A40D8A">
      <w:pPr>
        <w:pStyle w:val="Heading1"/>
        <w:keepNext w:val="0"/>
        <w:keepLines w:val="0"/>
        <w:widowControl w:val="0"/>
        <w:spacing w:before="200" w:after="0" w:line="250" w:lineRule="auto"/>
        <w:ind w:firstLine="567"/>
        <w:jc w:val="both"/>
        <w:rPr>
          <w:b/>
          <w:sz w:val="28"/>
          <w:szCs w:val="28"/>
        </w:rPr>
      </w:pPr>
      <w:r>
        <w:rPr>
          <w:b/>
          <w:sz w:val="28"/>
          <w:szCs w:val="28"/>
        </w:rPr>
        <w:t>Điều 1</w:t>
      </w:r>
      <w:r>
        <w:rPr>
          <w:b/>
          <w:sz w:val="28"/>
          <w:szCs w:val="28"/>
          <w:lang w:val="en-US"/>
        </w:rPr>
        <w:t>2</w:t>
      </w:r>
      <w:r>
        <w:rPr>
          <w:b/>
          <w:sz w:val="28"/>
          <w:szCs w:val="28"/>
        </w:rPr>
        <w:t xml:space="preserve">. Chuyển quyền sở hữu hạn ngạch phát thải khí nhà kính, tín chỉ các-bon </w:t>
      </w:r>
    </w:p>
    <w:p w:rsidR="00501554" w:rsidRPr="003856F8" w:rsidRDefault="009054D7" w:rsidP="00A40D8A">
      <w:pPr>
        <w:widowControl w:val="0"/>
        <w:tabs>
          <w:tab w:val="center" w:pos="4679"/>
          <w:tab w:val="left" w:pos="8475"/>
        </w:tabs>
        <w:spacing w:before="200" w:after="0" w:line="250" w:lineRule="auto"/>
        <w:ind w:firstLine="567"/>
        <w:rPr>
          <w:color w:val="000000"/>
          <w:sz w:val="28"/>
          <w:szCs w:val="28"/>
        </w:rPr>
      </w:pPr>
      <w:r>
        <w:rPr>
          <w:color w:val="000000"/>
          <w:sz w:val="28"/>
          <w:szCs w:val="28"/>
        </w:rPr>
        <w:t xml:space="preserve">1. </w:t>
      </w:r>
      <w:r w:rsidR="005F7FC6">
        <w:rPr>
          <w:color w:val="000000"/>
          <w:sz w:val="28"/>
          <w:szCs w:val="28"/>
        </w:rPr>
        <w:t>Tổng công ty lưu ký và bù trừ chứng khoán Việt Nam</w:t>
      </w:r>
      <w:r>
        <w:rPr>
          <w:color w:val="000000"/>
          <w:sz w:val="28"/>
          <w:szCs w:val="28"/>
        </w:rPr>
        <w:t xml:space="preserve"> thực hiện chuyển </w:t>
      </w:r>
      <w:r w:rsidRPr="00E47732">
        <w:rPr>
          <w:color w:val="000000"/>
          <w:spacing w:val="-4"/>
          <w:sz w:val="28"/>
          <w:szCs w:val="28"/>
        </w:rPr>
        <w:t>quyền sở hữu và ghi nhận sở hữu hạn ngạch phát thải khí nhà kính, tín chỉ các-bon</w:t>
      </w:r>
      <w:r>
        <w:rPr>
          <w:color w:val="000000"/>
          <w:sz w:val="28"/>
          <w:szCs w:val="28"/>
        </w:rPr>
        <w:t xml:space="preserve"> cho chủ thể tham gia giao dịch ngay </w:t>
      </w:r>
      <w:r>
        <w:rPr>
          <w:sz w:val="28"/>
          <w:szCs w:val="28"/>
        </w:rPr>
        <w:t xml:space="preserve">sau khi hoàn tất thanh toán giao dịch. </w:t>
      </w:r>
      <w:r>
        <w:rPr>
          <w:color w:val="000000"/>
          <w:sz w:val="28"/>
          <w:szCs w:val="28"/>
        </w:rPr>
        <w:t xml:space="preserve">Cuối mỗi ngày giao dịch, </w:t>
      </w:r>
      <w:r w:rsidR="005F7FC6">
        <w:rPr>
          <w:color w:val="000000"/>
          <w:sz w:val="28"/>
          <w:szCs w:val="28"/>
        </w:rPr>
        <w:t>Tổng công ty lưu ký và bù trừ chứng khoán Việt Nam</w:t>
      </w:r>
      <w:r>
        <w:rPr>
          <w:color w:val="000000"/>
          <w:sz w:val="28"/>
          <w:szCs w:val="28"/>
        </w:rPr>
        <w:t xml:space="preserve"> có trách nhiệm gửi Bộ Nông nghiệp và Môi trường kết quả thanh toán, số dư sở hữu hạn ngạch phát thải khí nhà kính, tín chỉ các-bon cuối ngày trên các tài khoản lưu ký hạn ngạch phát thải khí nhà kính, tín chỉ các-bon để Bộ Nông nghiệp và Môi trường cập nhật vào </w:t>
      </w:r>
      <w:del w:id="22" w:author="Do Thanh Lam" w:date="2026-01-19T10:58:00Z">
        <w:r w:rsidDel="00F949B8">
          <w:rPr>
            <w:color w:val="000000"/>
            <w:sz w:val="28"/>
            <w:szCs w:val="28"/>
          </w:rPr>
          <w:delText xml:space="preserve">hệ </w:delText>
        </w:r>
      </w:del>
      <w:ins w:id="23" w:author="Do Thanh Lam" w:date="2026-01-19T10:58:00Z">
        <w:r w:rsidR="00F949B8">
          <w:rPr>
            <w:color w:val="000000"/>
            <w:sz w:val="28"/>
            <w:szCs w:val="28"/>
            <w:lang w:val="en-US"/>
          </w:rPr>
          <w:t>H</w:t>
        </w:r>
        <w:r w:rsidR="00F949B8">
          <w:rPr>
            <w:color w:val="000000"/>
            <w:sz w:val="28"/>
            <w:szCs w:val="28"/>
          </w:rPr>
          <w:t xml:space="preserve">ệ </w:t>
        </w:r>
      </w:ins>
      <w:r>
        <w:rPr>
          <w:color w:val="000000"/>
          <w:sz w:val="28"/>
          <w:szCs w:val="28"/>
        </w:rPr>
        <w:t xml:space="preserve">thống đăng ký quốc gia. </w:t>
      </w:r>
    </w:p>
    <w:p w:rsidR="00501554" w:rsidRPr="00817A81" w:rsidRDefault="009054D7" w:rsidP="00A40D8A">
      <w:pPr>
        <w:widowControl w:val="0"/>
        <w:tabs>
          <w:tab w:val="center" w:pos="4679"/>
          <w:tab w:val="left" w:pos="8475"/>
        </w:tabs>
        <w:spacing w:before="200" w:after="0" w:line="250" w:lineRule="auto"/>
        <w:ind w:firstLine="567"/>
        <w:rPr>
          <w:color w:val="000000"/>
          <w:sz w:val="28"/>
          <w:szCs w:val="28"/>
        </w:rPr>
      </w:pPr>
      <w:r>
        <w:rPr>
          <w:color w:val="000000"/>
          <w:sz w:val="28"/>
          <w:szCs w:val="28"/>
        </w:rPr>
        <w:tab/>
      </w:r>
      <w:r w:rsidRPr="00817A81">
        <w:rPr>
          <w:color w:val="000000"/>
          <w:sz w:val="28"/>
          <w:szCs w:val="28"/>
        </w:rPr>
        <w:t xml:space="preserve">2. Bộ Nông nghiệp và Môi trường </w:t>
      </w:r>
      <w:r w:rsidR="00817A81" w:rsidRPr="00817A81">
        <w:rPr>
          <w:color w:val="000000"/>
          <w:sz w:val="28"/>
          <w:szCs w:val="28"/>
          <w:lang w:val="en-US"/>
        </w:rPr>
        <w:t xml:space="preserve">hướng dẫn và </w:t>
      </w:r>
      <w:r w:rsidRPr="00817A81">
        <w:rPr>
          <w:color w:val="000000"/>
          <w:sz w:val="28"/>
          <w:szCs w:val="28"/>
        </w:rPr>
        <w:t xml:space="preserve">thực hiện chuyển quyền sở hữu hạn ngạch phát thải khí nhà kính, tín chỉ các-bon ngoài hệ thống giao dịch các-bon đối với các trường hợp không quy định tại khoản 1 Điều này. Trường hợp hạn ngạch phát thải khí nhà kính, tín chỉ các-bon đã ký gửi tại </w:t>
      </w:r>
      <w:r w:rsidR="005F7FC6">
        <w:rPr>
          <w:color w:val="000000"/>
          <w:sz w:val="28"/>
          <w:szCs w:val="28"/>
        </w:rPr>
        <w:t>Tổng công ty lưu ký và bù trừ chứng khoán Việt Nam</w:t>
      </w:r>
      <w:r w:rsidRPr="00817A81">
        <w:rPr>
          <w:color w:val="000000"/>
          <w:sz w:val="28"/>
          <w:szCs w:val="28"/>
        </w:rPr>
        <w:t>, Bộ Nông nghiệp và Môi trường chỉ được chuyển quyền sở hữu ngoài hệ thống giao dịch các-bon sau khi hạn ngạch phát thải khí nhà kính, tín chỉ các-bon đã được rút ký gửi khỏi hệ thống lưu ký và thanh toán giao dịch các-bon.</w:t>
      </w:r>
    </w:p>
    <w:p w:rsidR="001E64E5" w:rsidRDefault="001E64E5" w:rsidP="00A40D8A">
      <w:pPr>
        <w:widowControl w:val="0"/>
        <w:tabs>
          <w:tab w:val="center" w:pos="4679"/>
          <w:tab w:val="left" w:pos="8475"/>
        </w:tabs>
        <w:spacing w:before="200" w:after="0" w:line="240" w:lineRule="auto"/>
        <w:rPr>
          <w:color w:val="000000"/>
          <w:sz w:val="28"/>
          <w:szCs w:val="28"/>
          <w:lang w:val="en-US"/>
        </w:rPr>
      </w:pPr>
    </w:p>
    <w:p w:rsidR="00501554" w:rsidRPr="00F93DB1" w:rsidRDefault="00664D22" w:rsidP="00A40D8A">
      <w:pPr>
        <w:pStyle w:val="Heading1"/>
        <w:keepNext w:val="0"/>
        <w:keepLines w:val="0"/>
        <w:widowControl w:val="0"/>
        <w:spacing w:before="200" w:after="0" w:line="240" w:lineRule="auto"/>
        <w:jc w:val="center"/>
        <w:rPr>
          <w:b/>
          <w:sz w:val="28"/>
          <w:szCs w:val="28"/>
        </w:rPr>
      </w:pPr>
      <w:r>
        <w:rPr>
          <w:b/>
          <w:sz w:val="28"/>
          <w:szCs w:val="28"/>
          <w:lang w:val="en-US"/>
        </w:rPr>
        <w:t>C</w:t>
      </w:r>
      <w:r w:rsidRPr="0074133F">
        <w:rPr>
          <w:b/>
          <w:sz w:val="28"/>
          <w:szCs w:val="28"/>
        </w:rPr>
        <w:t>hương</w:t>
      </w:r>
      <w:r w:rsidR="0074133F" w:rsidRPr="0074133F">
        <w:rPr>
          <w:b/>
          <w:sz w:val="28"/>
          <w:szCs w:val="28"/>
        </w:rPr>
        <w:t xml:space="preserve"> III</w:t>
      </w:r>
    </w:p>
    <w:p w:rsidR="00501554" w:rsidRDefault="009054D7" w:rsidP="00A40D8A">
      <w:pPr>
        <w:widowControl w:val="0"/>
        <w:spacing w:before="200" w:after="0" w:line="240" w:lineRule="auto"/>
        <w:jc w:val="center"/>
        <w:rPr>
          <w:b/>
          <w:sz w:val="28"/>
          <w:szCs w:val="28"/>
        </w:rPr>
      </w:pPr>
      <w:r>
        <w:rPr>
          <w:b/>
          <w:sz w:val="28"/>
          <w:szCs w:val="28"/>
        </w:rPr>
        <w:t>LƯU KÝ, GIAO DỊCH VÀ THANH TOÁN GIAO DỊCH HẠN NGẠCH PHÁT THẢI KHÍ NHÀ KÍNH, TÍN CHỈ CÁC-BON</w:t>
      </w:r>
    </w:p>
    <w:p w:rsidR="00664D22" w:rsidRPr="00664D22" w:rsidRDefault="00664D22" w:rsidP="00A40D8A">
      <w:pPr>
        <w:widowControl w:val="0"/>
        <w:spacing w:before="200" w:after="0" w:line="240" w:lineRule="auto"/>
        <w:jc w:val="center"/>
        <w:rPr>
          <w:b/>
          <w:sz w:val="16"/>
          <w:szCs w:val="28"/>
        </w:rPr>
      </w:pPr>
    </w:p>
    <w:p w:rsidR="00501554" w:rsidRPr="003856F8" w:rsidRDefault="009054D7" w:rsidP="00A40D8A">
      <w:pPr>
        <w:pStyle w:val="Heading1"/>
        <w:keepNext w:val="0"/>
        <w:keepLines w:val="0"/>
        <w:widowControl w:val="0"/>
        <w:spacing w:before="200" w:after="0" w:line="240" w:lineRule="auto"/>
        <w:ind w:firstLine="567"/>
        <w:jc w:val="both"/>
        <w:rPr>
          <w:b/>
          <w:sz w:val="28"/>
          <w:szCs w:val="28"/>
        </w:rPr>
      </w:pPr>
      <w:r>
        <w:rPr>
          <w:b/>
          <w:sz w:val="28"/>
          <w:szCs w:val="28"/>
        </w:rPr>
        <w:t>Điều 1</w:t>
      </w:r>
      <w:r>
        <w:rPr>
          <w:b/>
          <w:sz w:val="28"/>
          <w:szCs w:val="28"/>
          <w:lang w:val="en-US"/>
        </w:rPr>
        <w:t>3</w:t>
      </w:r>
      <w:r>
        <w:rPr>
          <w:b/>
          <w:sz w:val="28"/>
          <w:szCs w:val="28"/>
        </w:rPr>
        <w:t>. Lưu ký hạn ngạch phát thải khí nhà kính, tín chỉ các-bon</w:t>
      </w:r>
    </w:p>
    <w:p w:rsidR="00501554" w:rsidRPr="003856F8" w:rsidRDefault="009054D7" w:rsidP="00A40D8A">
      <w:pPr>
        <w:widowControl w:val="0"/>
        <w:spacing w:before="200" w:after="0" w:line="240" w:lineRule="auto"/>
        <w:ind w:firstLine="567"/>
        <w:rPr>
          <w:color w:val="000000"/>
          <w:sz w:val="28"/>
          <w:szCs w:val="28"/>
        </w:rPr>
      </w:pPr>
      <w:r>
        <w:rPr>
          <w:color w:val="000000"/>
          <w:sz w:val="28"/>
          <w:szCs w:val="28"/>
        </w:rPr>
        <w:lastRenderedPageBreak/>
        <w:t xml:space="preserve">1. Hoạt động lưu ký hạn ngạch phát thải khí nhà kính, tín chỉ các-bon tại </w:t>
      </w:r>
      <w:r w:rsidR="005F7FC6">
        <w:rPr>
          <w:color w:val="000000"/>
          <w:sz w:val="28"/>
          <w:szCs w:val="28"/>
        </w:rPr>
        <w:t>Tổng công ty lưu ký và bù trừ chứng khoán Việt Nam</w:t>
      </w:r>
      <w:r>
        <w:rPr>
          <w:color w:val="000000"/>
          <w:sz w:val="28"/>
          <w:szCs w:val="28"/>
        </w:rPr>
        <w:t xml:space="preserve"> bao gồm: </w:t>
      </w:r>
    </w:p>
    <w:p w:rsidR="00501554" w:rsidRPr="003856F8" w:rsidRDefault="009054D7" w:rsidP="00A40D8A">
      <w:pPr>
        <w:widowControl w:val="0"/>
        <w:spacing w:before="200" w:after="0" w:line="240" w:lineRule="auto"/>
        <w:ind w:firstLine="567"/>
        <w:rPr>
          <w:color w:val="000000"/>
          <w:sz w:val="28"/>
          <w:szCs w:val="28"/>
        </w:rPr>
      </w:pPr>
      <w:r>
        <w:rPr>
          <w:color w:val="000000"/>
          <w:sz w:val="28"/>
          <w:szCs w:val="28"/>
        </w:rPr>
        <w:t xml:space="preserve">a) Ký gửi, rút ký gửi hạn ngạch phát thải khí nhà kính, tín chỉ các-bon; </w:t>
      </w:r>
    </w:p>
    <w:p w:rsidR="0018736F" w:rsidRPr="003856F8" w:rsidRDefault="009054D7" w:rsidP="00A40D8A">
      <w:pPr>
        <w:widowControl w:val="0"/>
        <w:spacing w:before="200" w:after="0" w:line="240" w:lineRule="auto"/>
        <w:ind w:firstLine="567"/>
        <w:rPr>
          <w:color w:val="000000"/>
          <w:sz w:val="28"/>
          <w:szCs w:val="28"/>
          <w:lang w:val="en-US"/>
        </w:rPr>
      </w:pPr>
      <w:r>
        <w:rPr>
          <w:color w:val="000000"/>
          <w:sz w:val="28"/>
          <w:szCs w:val="28"/>
        </w:rPr>
        <w:t xml:space="preserve">b) Chuyển khoản hạn ngạch phát thải khí nhà kính, tín chỉ các-bon </w:t>
      </w:r>
      <w:r>
        <w:rPr>
          <w:color w:val="000000" w:themeColor="text1"/>
          <w:sz w:val="28"/>
          <w:szCs w:val="28"/>
        </w:rPr>
        <w:t xml:space="preserve">gắn với chuyển quyền sở hữu để thanh toán </w:t>
      </w:r>
      <w:r w:rsidRPr="00664D22">
        <w:rPr>
          <w:color w:val="000000" w:themeColor="text1"/>
          <w:spacing w:val="-4"/>
          <w:sz w:val="28"/>
          <w:szCs w:val="28"/>
        </w:rPr>
        <w:t>cho các giao dịch xác lập trên hệ thống giao dịch các-bon theo khoản 1 Điều 12</w:t>
      </w:r>
      <w:r>
        <w:rPr>
          <w:color w:val="000000" w:themeColor="text1"/>
          <w:sz w:val="28"/>
          <w:szCs w:val="28"/>
        </w:rPr>
        <w:t xml:space="preserve"> Nghị định này</w:t>
      </w:r>
      <w:r>
        <w:rPr>
          <w:color w:val="000000"/>
          <w:sz w:val="28"/>
          <w:szCs w:val="28"/>
          <w:lang w:val="en-US"/>
        </w:rPr>
        <w:t>;</w:t>
      </w:r>
    </w:p>
    <w:p w:rsidR="00501554" w:rsidRPr="003856F8" w:rsidRDefault="009054D7" w:rsidP="00A40D8A">
      <w:pPr>
        <w:widowControl w:val="0"/>
        <w:spacing w:before="200" w:after="0" w:line="240" w:lineRule="auto"/>
        <w:ind w:firstLine="567"/>
        <w:rPr>
          <w:color w:val="000000"/>
          <w:sz w:val="28"/>
          <w:szCs w:val="28"/>
          <w:lang w:val="en-US"/>
        </w:rPr>
      </w:pPr>
      <w:r>
        <w:rPr>
          <w:color w:val="000000" w:themeColor="text1"/>
          <w:sz w:val="28"/>
          <w:szCs w:val="28"/>
          <w:lang w:val="en-US"/>
        </w:rPr>
        <w:t>c) C</w:t>
      </w:r>
      <w:r>
        <w:rPr>
          <w:color w:val="000000" w:themeColor="text1"/>
          <w:sz w:val="28"/>
          <w:szCs w:val="28"/>
        </w:rPr>
        <w:t xml:space="preserve">huyển khoản hạn ngạch phát thải khí nhà kính, tín chỉ các-bon ngoài hệ thống giao dịch các-bon không gắn với chuyển quyền sở hữu thực hiện theo quy chế của </w:t>
      </w:r>
      <w:r w:rsidR="005F7FC6">
        <w:rPr>
          <w:color w:val="000000" w:themeColor="text1"/>
          <w:sz w:val="28"/>
          <w:szCs w:val="28"/>
        </w:rPr>
        <w:t>Tổng công ty lưu ký và bù trừ chứng khoán Việt Nam</w:t>
      </w:r>
      <w:r>
        <w:rPr>
          <w:color w:val="000000" w:themeColor="text1"/>
          <w:sz w:val="28"/>
          <w:szCs w:val="28"/>
          <w:lang w:val="en-US"/>
        </w:rPr>
        <w:t>.</w:t>
      </w:r>
    </w:p>
    <w:p w:rsidR="00501554" w:rsidRPr="003856F8" w:rsidRDefault="009054D7" w:rsidP="00A40D8A">
      <w:pPr>
        <w:widowControl w:val="0"/>
        <w:spacing w:before="200" w:after="0" w:line="250" w:lineRule="auto"/>
        <w:ind w:firstLine="567"/>
        <w:rPr>
          <w:color w:val="000000"/>
          <w:sz w:val="28"/>
          <w:szCs w:val="28"/>
        </w:rPr>
      </w:pPr>
      <w:r w:rsidRPr="00E47732">
        <w:rPr>
          <w:color w:val="000000"/>
          <w:spacing w:val="-4"/>
          <w:sz w:val="28"/>
          <w:szCs w:val="28"/>
        </w:rPr>
        <w:t>2. Việc ký gửi, rút ký gửi hạn ngạch phát thải khí nhà kính, tín chỉ các-bon</w:t>
      </w:r>
      <w:r>
        <w:rPr>
          <w:color w:val="000000"/>
          <w:sz w:val="28"/>
          <w:szCs w:val="28"/>
        </w:rPr>
        <w:t xml:space="preserve"> thực hiện như sau:</w:t>
      </w:r>
    </w:p>
    <w:p w:rsidR="00501554" w:rsidRPr="003856F8" w:rsidRDefault="009054D7" w:rsidP="00E47732">
      <w:pPr>
        <w:widowControl w:val="0"/>
        <w:spacing w:before="240" w:after="0" w:line="250" w:lineRule="auto"/>
        <w:ind w:firstLine="567"/>
        <w:rPr>
          <w:color w:val="000000"/>
          <w:sz w:val="28"/>
          <w:szCs w:val="28"/>
        </w:rPr>
      </w:pPr>
      <w:r>
        <w:rPr>
          <w:color w:val="000000"/>
          <w:sz w:val="28"/>
          <w:szCs w:val="28"/>
        </w:rPr>
        <w:t xml:space="preserve">a) Hạn ngạch phát thải khí nhà kính, tín chỉ các-bon phải được ký gửi tại </w:t>
      </w:r>
      <w:r w:rsidR="005F7FC6">
        <w:rPr>
          <w:color w:val="000000"/>
          <w:sz w:val="28"/>
          <w:szCs w:val="28"/>
          <w:lang w:eastAsia="vi-VN"/>
        </w:rPr>
        <w:t>Tổng công ty lưu ký và bù trừ chứng khoán Việt Nam</w:t>
      </w:r>
      <w:r>
        <w:rPr>
          <w:color w:val="000000"/>
          <w:sz w:val="28"/>
          <w:szCs w:val="28"/>
        </w:rPr>
        <w:t xml:space="preserve"> trước khi thực hiện giao dịch trên sàn giao dịch các-bon</w:t>
      </w:r>
      <w:r w:rsidR="00530241" w:rsidRPr="00530241">
        <w:rPr>
          <w:sz w:val="28"/>
          <w:szCs w:val="28"/>
        </w:rPr>
        <w:t xml:space="preserve"> </w:t>
      </w:r>
      <w:r w:rsidR="00530241" w:rsidRPr="003856F8">
        <w:rPr>
          <w:sz w:val="28"/>
          <w:szCs w:val="28"/>
        </w:rPr>
        <w:t>trong nước</w:t>
      </w:r>
      <w:r w:rsidR="004A6648">
        <w:rPr>
          <w:color w:val="000000"/>
          <w:sz w:val="28"/>
          <w:szCs w:val="28"/>
        </w:rPr>
        <w:t>;</w:t>
      </w:r>
      <w:r>
        <w:rPr>
          <w:color w:val="000000"/>
          <w:sz w:val="28"/>
          <w:szCs w:val="28"/>
        </w:rPr>
        <w:t xml:space="preserve"> </w:t>
      </w:r>
    </w:p>
    <w:p w:rsidR="00501554" w:rsidRPr="003856F8" w:rsidRDefault="009054D7" w:rsidP="00E47732">
      <w:pPr>
        <w:widowControl w:val="0"/>
        <w:spacing w:before="240" w:after="0" w:line="250" w:lineRule="auto"/>
        <w:ind w:firstLine="567"/>
        <w:rPr>
          <w:color w:val="000000"/>
          <w:sz w:val="28"/>
          <w:szCs w:val="28"/>
        </w:rPr>
      </w:pPr>
      <w:r w:rsidRPr="00E47732">
        <w:rPr>
          <w:color w:val="000000"/>
          <w:spacing w:val="-4"/>
          <w:sz w:val="28"/>
          <w:szCs w:val="28"/>
        </w:rPr>
        <w:t>b) Cơ quan, tổ chức sở hữu hạn ngạch phát thải khí nhà kính, tín chỉ các-bon</w:t>
      </w:r>
      <w:r>
        <w:rPr>
          <w:color w:val="000000"/>
          <w:sz w:val="28"/>
          <w:szCs w:val="28"/>
        </w:rPr>
        <w:t xml:space="preserve"> gửi thông báo trên </w:t>
      </w:r>
      <w:del w:id="24" w:author="Do Thanh Lam" w:date="2026-01-19T10:58:00Z">
        <w:r w:rsidDel="00F949B8">
          <w:rPr>
            <w:color w:val="000000"/>
            <w:sz w:val="28"/>
            <w:szCs w:val="28"/>
          </w:rPr>
          <w:delText xml:space="preserve">hệ </w:delText>
        </w:r>
      </w:del>
      <w:ins w:id="25" w:author="Do Thanh Lam" w:date="2026-01-19T10:58:00Z">
        <w:r w:rsidR="00F949B8">
          <w:rPr>
            <w:color w:val="000000"/>
            <w:sz w:val="28"/>
            <w:szCs w:val="28"/>
            <w:lang w:val="en-US"/>
          </w:rPr>
          <w:t>H</w:t>
        </w:r>
        <w:r w:rsidR="00F949B8">
          <w:rPr>
            <w:color w:val="000000"/>
            <w:sz w:val="28"/>
            <w:szCs w:val="28"/>
          </w:rPr>
          <w:t xml:space="preserve">ệ </w:t>
        </w:r>
      </w:ins>
      <w:r>
        <w:rPr>
          <w:color w:val="000000"/>
          <w:sz w:val="28"/>
          <w:szCs w:val="28"/>
        </w:rPr>
        <w:t>thống đăng ký quốc gia về thông tin tài khoản lưu ký hạn ngạch phát thải khí nhà kính, tín chỉ các-bon và số lượng hạn ngạch phát thải khí nhà kính, tín chỉ các-bon có nhu cầu ký gửi</w:t>
      </w:r>
      <w:r w:rsidR="004A6648">
        <w:rPr>
          <w:color w:val="000000"/>
          <w:sz w:val="28"/>
          <w:szCs w:val="28"/>
        </w:rPr>
        <w:t>;</w:t>
      </w:r>
      <w:r>
        <w:rPr>
          <w:color w:val="000000"/>
          <w:sz w:val="28"/>
          <w:szCs w:val="28"/>
        </w:rPr>
        <w:t xml:space="preserve"> </w:t>
      </w:r>
    </w:p>
    <w:p w:rsidR="00501554" w:rsidRPr="003856F8" w:rsidRDefault="009054D7" w:rsidP="00E47732">
      <w:pPr>
        <w:widowControl w:val="0"/>
        <w:spacing w:before="240" w:after="0" w:line="250" w:lineRule="auto"/>
        <w:ind w:firstLine="567"/>
        <w:rPr>
          <w:color w:val="000000"/>
          <w:sz w:val="28"/>
          <w:szCs w:val="28"/>
        </w:rPr>
      </w:pPr>
      <w:r>
        <w:rPr>
          <w:color w:val="000000"/>
          <w:sz w:val="28"/>
          <w:szCs w:val="28"/>
        </w:rPr>
        <w:t xml:space="preserve">c) Bộ Nông nghiệp và Môi trường kiểm tra thông tin sở hữu hạn ngạch phát thải khí nhà kính, tín chỉ các-bon của cơ quan, tổ chức và gửi danh sách cơ quan, tổ chức ký gửi hạn ngạch phát thải khí nhà kính, tín chỉ các-bon cho </w:t>
      </w:r>
      <w:r w:rsidR="005F7FC6">
        <w:rPr>
          <w:color w:val="000000"/>
          <w:sz w:val="28"/>
          <w:szCs w:val="28"/>
        </w:rPr>
        <w:t>Tổng công ty lưu ký và bù trừ chứng khoán Việt Nam</w:t>
      </w:r>
      <w:r>
        <w:rPr>
          <w:color w:val="000000"/>
          <w:sz w:val="28"/>
          <w:szCs w:val="28"/>
        </w:rPr>
        <w:t>, trong đó nêu rõ thông tin nhận diện cơ quan, tổ chức, tài khoản lưu ký hạn ngạch phát thải khí nhà kính, tín chỉ các-bon và số lượng ký gửi hạn ngạch phát thải khí nhà kính, tín chỉ các-bon tương ứng với từng tài khoản lưu ký</w:t>
      </w:r>
      <w:r w:rsidR="004A6648">
        <w:rPr>
          <w:color w:val="000000"/>
          <w:sz w:val="28"/>
          <w:szCs w:val="28"/>
        </w:rPr>
        <w:t>;</w:t>
      </w:r>
    </w:p>
    <w:p w:rsidR="00501554" w:rsidRPr="003856F8" w:rsidRDefault="009054D7" w:rsidP="00E47732">
      <w:pPr>
        <w:widowControl w:val="0"/>
        <w:spacing w:before="240" w:after="0" w:line="250" w:lineRule="auto"/>
        <w:ind w:firstLine="567"/>
        <w:rPr>
          <w:color w:val="000000"/>
          <w:sz w:val="28"/>
          <w:szCs w:val="28"/>
        </w:rPr>
      </w:pPr>
      <w:r>
        <w:rPr>
          <w:color w:val="000000"/>
          <w:sz w:val="28"/>
          <w:szCs w:val="28"/>
        </w:rPr>
        <w:t xml:space="preserve">d) </w:t>
      </w:r>
      <w:r w:rsidR="005F7FC6">
        <w:rPr>
          <w:color w:val="000000"/>
          <w:sz w:val="28"/>
          <w:szCs w:val="28"/>
        </w:rPr>
        <w:t>Tổng công ty lưu ký và bù trừ chứng khoán Việt Nam</w:t>
      </w:r>
      <w:r>
        <w:rPr>
          <w:color w:val="000000"/>
          <w:sz w:val="28"/>
          <w:szCs w:val="28"/>
        </w:rPr>
        <w:t xml:space="preserve"> ký gửi hạn ngạch </w:t>
      </w:r>
      <w:r w:rsidRPr="00664D22">
        <w:rPr>
          <w:color w:val="000000"/>
          <w:spacing w:val="-4"/>
          <w:sz w:val="28"/>
          <w:szCs w:val="28"/>
        </w:rPr>
        <w:t>phát thải khí nhà kính, tín chỉ các-bon căn cứ danh sách theo quy định tại điểm c</w:t>
      </w:r>
      <w:r>
        <w:rPr>
          <w:color w:val="000000"/>
          <w:sz w:val="28"/>
          <w:szCs w:val="28"/>
        </w:rPr>
        <w:t xml:space="preserve"> khoản này</w:t>
      </w:r>
      <w:r w:rsidR="004A6648">
        <w:rPr>
          <w:color w:val="000000"/>
          <w:sz w:val="28"/>
          <w:szCs w:val="28"/>
        </w:rPr>
        <w:t>;</w:t>
      </w:r>
      <w:r>
        <w:rPr>
          <w:color w:val="000000"/>
          <w:sz w:val="28"/>
          <w:szCs w:val="28"/>
        </w:rPr>
        <w:t xml:space="preserve"> </w:t>
      </w:r>
    </w:p>
    <w:p w:rsidR="00501554" w:rsidRDefault="009054D7" w:rsidP="00E47732">
      <w:pPr>
        <w:widowControl w:val="0"/>
        <w:spacing w:before="240" w:after="0" w:line="250" w:lineRule="auto"/>
        <w:ind w:firstLine="567"/>
        <w:rPr>
          <w:sz w:val="28"/>
          <w:szCs w:val="28"/>
          <w:lang w:val="en-US"/>
        </w:rPr>
      </w:pPr>
      <w:r>
        <w:rPr>
          <w:spacing w:val="-4"/>
          <w:sz w:val="28"/>
          <w:szCs w:val="28"/>
        </w:rPr>
        <w:t xml:space="preserve">đ) </w:t>
      </w:r>
      <w:r w:rsidR="005F7FC6">
        <w:rPr>
          <w:spacing w:val="-4"/>
          <w:sz w:val="28"/>
          <w:szCs w:val="28"/>
        </w:rPr>
        <w:t>Tổng công ty lưu ký và bù trừ chứng khoán Việt Nam</w:t>
      </w:r>
      <w:r>
        <w:rPr>
          <w:spacing w:val="-4"/>
          <w:sz w:val="28"/>
          <w:szCs w:val="28"/>
        </w:rPr>
        <w:t xml:space="preserve"> rút ký gửi hạn ngạch phát thải khí nhà kính, tín chỉ các-bon khi nhận được yêu cầu của Bộ Nông nghiệp và Môi trường</w:t>
      </w:r>
      <w:r w:rsidR="004A6648">
        <w:rPr>
          <w:spacing w:val="-4"/>
          <w:sz w:val="28"/>
          <w:szCs w:val="28"/>
        </w:rPr>
        <w:t>;</w:t>
      </w:r>
      <w:r>
        <w:rPr>
          <w:spacing w:val="-4"/>
          <w:sz w:val="28"/>
          <w:szCs w:val="28"/>
        </w:rPr>
        <w:t xml:space="preserve"> </w:t>
      </w:r>
    </w:p>
    <w:p w:rsidR="00075591" w:rsidRPr="00075591" w:rsidRDefault="00075591" w:rsidP="00E47732">
      <w:pPr>
        <w:widowControl w:val="0"/>
        <w:spacing w:before="240" w:after="0" w:line="250" w:lineRule="auto"/>
        <w:ind w:firstLine="567"/>
        <w:rPr>
          <w:spacing w:val="-4"/>
          <w:sz w:val="28"/>
          <w:szCs w:val="28"/>
          <w:lang w:val="en-US"/>
        </w:rPr>
      </w:pPr>
      <w:r>
        <w:rPr>
          <w:sz w:val="28"/>
          <w:szCs w:val="28"/>
          <w:lang w:val="en-US"/>
        </w:rPr>
        <w:t xml:space="preserve">e) </w:t>
      </w:r>
      <w:r w:rsidRPr="00BA0730">
        <w:rPr>
          <w:sz w:val="28"/>
          <w:szCs w:val="28"/>
        </w:rPr>
        <w:t>Bộ trưởng Bộ Nông nghiệp và Môi trường quy định cụ thể về các trường hợp rút ký gửi hạn ngạch phát thải khí nhà kính, tín chỉ các-bon</w:t>
      </w:r>
      <w:r w:rsidRPr="00CC312B">
        <w:rPr>
          <w:sz w:val="28"/>
          <w:szCs w:val="28"/>
        </w:rPr>
        <w:t xml:space="preserve"> và việc phối hợp trao đổi dữ liệu ký gửi, rút ký gửi với </w:t>
      </w:r>
      <w:r w:rsidR="005F7FC6">
        <w:rPr>
          <w:sz w:val="28"/>
          <w:szCs w:val="28"/>
        </w:rPr>
        <w:t>Tổng công ty lưu ký và bù trừ chứng khoán Việt Nam</w:t>
      </w:r>
      <w:r w:rsidRPr="00CC312B">
        <w:rPr>
          <w:color w:val="000000"/>
          <w:sz w:val="28"/>
          <w:szCs w:val="28"/>
        </w:rPr>
        <w:t>.</w:t>
      </w:r>
    </w:p>
    <w:p w:rsidR="00501554" w:rsidRPr="003856F8" w:rsidRDefault="00E47732" w:rsidP="00E47732">
      <w:pPr>
        <w:widowControl w:val="0"/>
        <w:spacing w:before="240" w:after="0" w:line="250" w:lineRule="auto"/>
        <w:ind w:firstLine="567"/>
        <w:rPr>
          <w:color w:val="000000"/>
          <w:sz w:val="28"/>
          <w:szCs w:val="28"/>
        </w:rPr>
      </w:pPr>
      <w:r>
        <w:rPr>
          <w:color w:val="000000"/>
          <w:sz w:val="28"/>
          <w:szCs w:val="28"/>
          <w:lang w:val="en-US"/>
        </w:rPr>
        <w:lastRenderedPageBreak/>
        <w:t>3</w:t>
      </w:r>
      <w:r w:rsidR="009054D7">
        <w:rPr>
          <w:color w:val="000000"/>
          <w:sz w:val="28"/>
          <w:szCs w:val="28"/>
        </w:rPr>
        <w:t xml:space="preserve">. Việc ký gửi, rút ký gửi, chuyển khoản </w:t>
      </w:r>
      <w:r w:rsidR="009054D7">
        <w:rPr>
          <w:sz w:val="28"/>
          <w:szCs w:val="28"/>
        </w:rPr>
        <w:t xml:space="preserve">hạn ngạch phát thải khí nhà kính, tín chỉ các-bon </w:t>
      </w:r>
      <w:r w:rsidR="009054D7">
        <w:rPr>
          <w:color w:val="000000"/>
          <w:sz w:val="28"/>
          <w:szCs w:val="28"/>
        </w:rPr>
        <w:t xml:space="preserve">tại </w:t>
      </w:r>
      <w:r w:rsidR="005F7FC6">
        <w:rPr>
          <w:color w:val="000000"/>
          <w:sz w:val="28"/>
          <w:szCs w:val="28"/>
        </w:rPr>
        <w:t>Tổng công ty lưu ký và bù trừ chứng khoán Việt Nam</w:t>
      </w:r>
      <w:r w:rsidR="009054D7">
        <w:rPr>
          <w:color w:val="000000"/>
          <w:sz w:val="28"/>
          <w:szCs w:val="28"/>
        </w:rPr>
        <w:t xml:space="preserve"> có hiệu lực kể từ thời điểm </w:t>
      </w:r>
      <w:r w:rsidR="005F7FC6">
        <w:rPr>
          <w:color w:val="000000"/>
          <w:sz w:val="28"/>
          <w:szCs w:val="28"/>
        </w:rPr>
        <w:t>Tổng công ty lưu ký và bù trừ chứng khoán Việt Nam</w:t>
      </w:r>
      <w:r w:rsidR="009054D7">
        <w:rPr>
          <w:color w:val="000000"/>
          <w:sz w:val="28"/>
          <w:szCs w:val="28"/>
        </w:rPr>
        <w:t xml:space="preserve"> thực hiện hạch toán trên tài khoản lưu ký hạn ngạch phát thải khí nhà kính, tín chỉ các-bon mở tại </w:t>
      </w:r>
      <w:r w:rsidR="005F7FC6">
        <w:rPr>
          <w:color w:val="000000"/>
          <w:sz w:val="28"/>
          <w:szCs w:val="28"/>
        </w:rPr>
        <w:t>Tổng công ty lưu ký và bù trừ chứng khoán Việt Nam</w:t>
      </w:r>
      <w:r w:rsidR="009054D7">
        <w:rPr>
          <w:color w:val="000000"/>
          <w:sz w:val="28"/>
          <w:szCs w:val="28"/>
        </w:rPr>
        <w:t>.</w:t>
      </w:r>
    </w:p>
    <w:p w:rsidR="00501554" w:rsidRPr="003856F8" w:rsidRDefault="00E47732" w:rsidP="00E47732">
      <w:pPr>
        <w:widowControl w:val="0"/>
        <w:spacing w:before="240" w:after="0" w:line="250" w:lineRule="auto"/>
        <w:ind w:firstLine="567"/>
      </w:pPr>
      <w:r>
        <w:rPr>
          <w:color w:val="000000"/>
          <w:sz w:val="28"/>
          <w:szCs w:val="28"/>
          <w:lang w:val="en-US"/>
        </w:rPr>
        <w:t>4</w:t>
      </w:r>
      <w:r w:rsidR="009054D7">
        <w:rPr>
          <w:color w:val="000000"/>
          <w:sz w:val="28"/>
          <w:szCs w:val="28"/>
        </w:rPr>
        <w:t>. Tài khoản lưu ký hạn ngạch phát thải khí nhà kính, tín chỉ các-bon</w:t>
      </w:r>
    </w:p>
    <w:p w:rsidR="00501554" w:rsidRPr="003856F8" w:rsidRDefault="009054D7" w:rsidP="00E47732">
      <w:pPr>
        <w:widowControl w:val="0"/>
        <w:spacing w:before="240" w:after="0" w:line="250" w:lineRule="auto"/>
        <w:ind w:firstLine="567"/>
        <w:rPr>
          <w:sz w:val="28"/>
          <w:szCs w:val="28"/>
        </w:rPr>
      </w:pPr>
      <w:r>
        <w:rPr>
          <w:sz w:val="28"/>
          <w:szCs w:val="28"/>
        </w:rPr>
        <w:t xml:space="preserve">a) Các chủ thể tham gia giao dịch chỉ được sử dụng 01 tài khoản lưu ký </w:t>
      </w:r>
      <w:r w:rsidRPr="00E47732">
        <w:rPr>
          <w:spacing w:val="-6"/>
          <w:sz w:val="28"/>
          <w:szCs w:val="28"/>
        </w:rPr>
        <w:t>chứng khoán theo quy định pháp luật về chứng khoán tại thành viên lưu ký các-bon</w:t>
      </w:r>
      <w:r>
        <w:rPr>
          <w:sz w:val="28"/>
          <w:szCs w:val="28"/>
        </w:rPr>
        <w:t xml:space="preserve"> </w:t>
      </w:r>
      <w:r w:rsidRPr="00E47732">
        <w:rPr>
          <w:spacing w:val="-6"/>
          <w:sz w:val="28"/>
          <w:szCs w:val="28"/>
        </w:rPr>
        <w:t>để lưu ký và thanh toán giao dịch hạn ngạch phát thải khí nhà kính, tín chỉ các-bon</w:t>
      </w:r>
      <w:r>
        <w:rPr>
          <w:sz w:val="28"/>
          <w:szCs w:val="28"/>
        </w:rPr>
        <w:t>. Trường hợp chủ thể tham gia giao dịch chuyển khoản từ tài khoản lưu ký của chủ thể tham gia giao dịch tại thành viên lưu ký các-bon này sang tài khoản lưu ký của chính chủ thể tham gia giao dịch tại thành viên lưu ký các-bon khác, chủ thể tham gia giao dịch được sử dụng thêm 01 tài khoản lưu ký khác để thực hiện việc chuyển khoản.</w:t>
      </w:r>
      <w:r>
        <w:rPr>
          <w:color w:val="FF0000"/>
          <w:sz w:val="28"/>
          <w:szCs w:val="28"/>
        </w:rPr>
        <w:t xml:space="preserve"> </w:t>
      </w:r>
      <w:r>
        <w:rPr>
          <w:sz w:val="28"/>
          <w:szCs w:val="28"/>
        </w:rPr>
        <w:t>Sau khi hoàn tất việc chuyển khoản, thành viên lưu ký các</w:t>
      </w:r>
      <w:r>
        <w:rPr>
          <w:sz w:val="28"/>
          <w:szCs w:val="28"/>
          <w:lang w:val="en-US"/>
        </w:rPr>
        <w:t>-</w:t>
      </w:r>
      <w:r>
        <w:rPr>
          <w:sz w:val="28"/>
          <w:szCs w:val="28"/>
        </w:rPr>
        <w:t>bon phải hủy đăng ký thông tin tài khoản lưu ký sử dụng trước đó</w:t>
      </w:r>
      <w:r w:rsidR="004A6648">
        <w:rPr>
          <w:sz w:val="28"/>
          <w:szCs w:val="28"/>
        </w:rPr>
        <w:t>;</w:t>
      </w:r>
    </w:p>
    <w:p w:rsidR="00501554" w:rsidRPr="003856F8" w:rsidRDefault="009054D7" w:rsidP="00664D22">
      <w:pPr>
        <w:widowControl w:val="0"/>
        <w:spacing w:before="240" w:after="0" w:line="250" w:lineRule="auto"/>
        <w:ind w:firstLine="567"/>
        <w:rPr>
          <w:sz w:val="28"/>
          <w:szCs w:val="28"/>
        </w:rPr>
      </w:pPr>
      <w:r>
        <w:rPr>
          <w:sz w:val="28"/>
          <w:szCs w:val="28"/>
        </w:rPr>
        <w:t>b) Trước khi thực hiện lưu ký, giao dịch hạn ngạch phát thải khí nhà kính, tín chỉ các-bon trên sàn giao dịch các-bon</w:t>
      </w:r>
      <w:r w:rsidR="00530241" w:rsidRPr="00530241">
        <w:rPr>
          <w:sz w:val="28"/>
          <w:szCs w:val="28"/>
        </w:rPr>
        <w:t xml:space="preserve"> </w:t>
      </w:r>
      <w:r w:rsidR="00530241" w:rsidRPr="003856F8">
        <w:rPr>
          <w:sz w:val="28"/>
          <w:szCs w:val="28"/>
        </w:rPr>
        <w:t>trong nước</w:t>
      </w:r>
      <w:r>
        <w:rPr>
          <w:sz w:val="28"/>
          <w:szCs w:val="28"/>
        </w:rPr>
        <w:t xml:space="preserve">, cơ quan, tổ chức phải thực hiện đăng ký thông tin tài khoản lưu ký với thành viên lưu ký các-bon để thành viên lưu ký các-bon cập nhật thông tin đăng ký vào hệ thống lưu ký và thanh toán giao dịch các-bon. Đối với các tài khoản sử dụng để lưu ký hạn ngạch phát thải khí nhà kính, </w:t>
      </w:r>
      <w:r w:rsidR="005F7FC6">
        <w:rPr>
          <w:sz w:val="28"/>
          <w:szCs w:val="28"/>
        </w:rPr>
        <w:t>Tổng công ty lưu ký và bù trừ chứng khoán Việt Nam</w:t>
      </w:r>
      <w:r>
        <w:rPr>
          <w:sz w:val="28"/>
          <w:szCs w:val="28"/>
        </w:rPr>
        <w:t xml:space="preserve"> chỉ ghi nhận thông tin đối với tài khoản </w:t>
      </w:r>
      <w:r w:rsidR="0074133F" w:rsidRPr="0074133F">
        <w:rPr>
          <w:sz w:val="28"/>
          <w:szCs w:val="28"/>
          <w:lang w:val="en-US"/>
        </w:rPr>
        <w:t>của tổ chức</w:t>
      </w:r>
      <w:r>
        <w:rPr>
          <w:sz w:val="28"/>
          <w:szCs w:val="28"/>
          <w:lang w:val="en-US"/>
        </w:rPr>
        <w:t xml:space="preserve"> </w:t>
      </w:r>
      <w:r>
        <w:rPr>
          <w:sz w:val="28"/>
          <w:szCs w:val="28"/>
        </w:rPr>
        <w:t>thuộc danh sách quy định tại khoản 3 Điều 1</w:t>
      </w:r>
      <w:r>
        <w:rPr>
          <w:sz w:val="28"/>
          <w:szCs w:val="28"/>
          <w:lang w:val="en-US"/>
        </w:rPr>
        <w:t>1</w:t>
      </w:r>
      <w:r>
        <w:rPr>
          <w:sz w:val="28"/>
          <w:szCs w:val="28"/>
        </w:rPr>
        <w:t xml:space="preserve"> Nghị định này</w:t>
      </w:r>
      <w:r w:rsidR="004A6648">
        <w:rPr>
          <w:sz w:val="28"/>
          <w:szCs w:val="28"/>
        </w:rPr>
        <w:t>;</w:t>
      </w:r>
    </w:p>
    <w:p w:rsidR="00501554" w:rsidRPr="003856F8" w:rsidRDefault="009054D7" w:rsidP="00664D22">
      <w:pPr>
        <w:widowControl w:val="0"/>
        <w:spacing w:before="240" w:after="0" w:line="250" w:lineRule="auto"/>
        <w:ind w:firstLine="567"/>
        <w:rPr>
          <w:sz w:val="28"/>
          <w:szCs w:val="28"/>
        </w:rPr>
      </w:pPr>
      <w:r>
        <w:rPr>
          <w:sz w:val="28"/>
          <w:szCs w:val="28"/>
        </w:rPr>
        <w:t xml:space="preserve">c) Trường hợp hủy đăng ký thông tin tài khoản lưu ký, cơ quan, tổ chức phải hủy đăng ký thông tin tài khoản lưu ký tại thành viên lưu ký các-bon để thành viên lưu ký các-bon cập nhật vào hệ thống lưu ký và thanh toán giao dịch các-bon của </w:t>
      </w:r>
      <w:r w:rsidR="005F7FC6">
        <w:rPr>
          <w:sz w:val="28"/>
          <w:szCs w:val="28"/>
        </w:rPr>
        <w:t>Tổng công ty lưu ký và bù trừ chứng khoán Việt Nam</w:t>
      </w:r>
      <w:r w:rsidR="004A6648">
        <w:rPr>
          <w:sz w:val="28"/>
          <w:szCs w:val="28"/>
        </w:rPr>
        <w:t>;</w:t>
      </w:r>
    </w:p>
    <w:p w:rsidR="00501554" w:rsidRPr="003856F8" w:rsidRDefault="009054D7" w:rsidP="00664D22">
      <w:pPr>
        <w:widowControl w:val="0"/>
        <w:spacing w:before="240" w:after="0" w:line="250" w:lineRule="auto"/>
        <w:ind w:firstLine="567"/>
        <w:rPr>
          <w:sz w:val="28"/>
          <w:szCs w:val="28"/>
        </w:rPr>
      </w:pPr>
      <w:r>
        <w:rPr>
          <w:sz w:val="28"/>
          <w:szCs w:val="28"/>
        </w:rPr>
        <w:t xml:space="preserve">d) Cuối ngày giao dịch, </w:t>
      </w:r>
      <w:r w:rsidR="005F7FC6">
        <w:rPr>
          <w:sz w:val="28"/>
          <w:szCs w:val="28"/>
        </w:rPr>
        <w:t xml:space="preserve">Tổng công ty lưu ký và bù trừ chứng khoán Việt </w:t>
      </w:r>
      <w:r w:rsidR="005F7FC6" w:rsidRPr="00664D22">
        <w:rPr>
          <w:spacing w:val="-4"/>
          <w:sz w:val="28"/>
          <w:szCs w:val="28"/>
        </w:rPr>
        <w:t>Nam</w:t>
      </w:r>
      <w:r w:rsidRPr="00664D22">
        <w:rPr>
          <w:spacing w:val="-4"/>
          <w:sz w:val="28"/>
          <w:szCs w:val="28"/>
        </w:rPr>
        <w:t xml:space="preserve"> gửi thông tin danh sách tài khoản lưu ký cho </w:t>
      </w:r>
      <w:r w:rsidR="005F7FC6" w:rsidRPr="00664D22">
        <w:rPr>
          <w:spacing w:val="-4"/>
          <w:sz w:val="28"/>
          <w:szCs w:val="28"/>
        </w:rPr>
        <w:t>Sở Giao dịch chứng khoán</w:t>
      </w:r>
      <w:r w:rsidRPr="00664D22">
        <w:rPr>
          <w:spacing w:val="-4"/>
          <w:sz w:val="28"/>
          <w:szCs w:val="28"/>
        </w:rPr>
        <w:t xml:space="preserve"> Hà Nội, Bộ Nông nghiệp và Môi trường để giao dịch vào ngày giao dịch tiếp theo.</w:t>
      </w:r>
    </w:p>
    <w:p w:rsidR="00501554" w:rsidRPr="003856F8" w:rsidRDefault="009054D7" w:rsidP="00664D22">
      <w:pPr>
        <w:pStyle w:val="Heading1"/>
        <w:keepNext w:val="0"/>
        <w:keepLines w:val="0"/>
        <w:widowControl w:val="0"/>
        <w:spacing w:after="0" w:line="250" w:lineRule="auto"/>
        <w:ind w:firstLine="567"/>
        <w:jc w:val="both"/>
        <w:rPr>
          <w:b/>
          <w:sz w:val="28"/>
          <w:szCs w:val="28"/>
        </w:rPr>
      </w:pPr>
      <w:r>
        <w:rPr>
          <w:b/>
          <w:sz w:val="28"/>
          <w:szCs w:val="28"/>
        </w:rPr>
        <w:t>Điều 1</w:t>
      </w:r>
      <w:r>
        <w:rPr>
          <w:b/>
          <w:sz w:val="28"/>
          <w:szCs w:val="28"/>
          <w:lang w:val="en-US"/>
        </w:rPr>
        <w:t>4</w:t>
      </w:r>
      <w:r>
        <w:rPr>
          <w:b/>
          <w:sz w:val="28"/>
          <w:szCs w:val="28"/>
        </w:rPr>
        <w:t xml:space="preserve">. Giao dịch trên sàn giao dịch các-bon </w:t>
      </w:r>
      <w:r w:rsidR="00530241" w:rsidRPr="00530241">
        <w:rPr>
          <w:b/>
          <w:sz w:val="28"/>
          <w:szCs w:val="28"/>
        </w:rPr>
        <w:t>trong nước</w:t>
      </w:r>
    </w:p>
    <w:p w:rsidR="00501554" w:rsidRPr="003856F8" w:rsidRDefault="009054D7" w:rsidP="00664D22">
      <w:pPr>
        <w:widowControl w:val="0"/>
        <w:spacing w:before="240" w:after="0" w:line="250" w:lineRule="auto"/>
        <w:ind w:firstLine="567"/>
        <w:rPr>
          <w:sz w:val="28"/>
          <w:szCs w:val="28"/>
          <w:lang w:val="en-US"/>
        </w:rPr>
      </w:pPr>
      <w:r>
        <w:rPr>
          <w:sz w:val="28"/>
          <w:szCs w:val="28"/>
        </w:rPr>
        <w:t>1. Chủ thể tham gia giao dịch chỉ được sử dụng 01 tài khoản giao dịch chứng khoán theo pháp luật chứng khoán tại thành viên giao dịch các-bon để giao dịch hạn ngạch phát thải khí nhà kính, tín chỉ các-bon</w:t>
      </w:r>
      <w:r>
        <w:rPr>
          <w:sz w:val="28"/>
          <w:szCs w:val="28"/>
          <w:lang w:val="en-US"/>
        </w:rPr>
        <w:t xml:space="preserve"> </w:t>
      </w:r>
      <w:sdt>
        <w:sdtPr>
          <w:rPr>
            <w:color w:val="000000" w:themeColor="text1"/>
          </w:rPr>
          <w:tag w:val="goog_rdk_98"/>
          <w:id w:val="96710784"/>
        </w:sdtPr>
        <w:sdtContent>
          <w:r>
            <w:rPr>
              <w:color w:val="000000" w:themeColor="text1"/>
              <w:sz w:val="28"/>
              <w:szCs w:val="28"/>
            </w:rPr>
            <w:t xml:space="preserve">theo nguyên tắc tách bạch, riêng biệt hoạt động giao dịch hạn ngạch phát thải khí nhà kính, tín </w:t>
          </w:r>
          <w:r>
            <w:rPr>
              <w:color w:val="000000" w:themeColor="text1"/>
              <w:sz w:val="28"/>
              <w:szCs w:val="28"/>
            </w:rPr>
            <w:lastRenderedPageBreak/>
            <w:t>chỉ các-bon với các hoạt động giao dịch khác. Thành viên giao dịch các-bon phải tách biệt các giao dịch hạn ngạch phát thải khí nhà kính, tín chỉ các-bon, theo dõi riêng, hạch toán riêng, không được bù trừ chéo hoặc vay mượn tài sản với các hoạt động giao dịch khác. Tài khoản giao dịch phải hiển thị tách biệt giữa cấu phần giao dịch các-bon với cấu phần giao dịch chứng khoán ngay từ khi đăng nhập vào tài khoản giao dịch của người dùng</w:t>
          </w:r>
        </w:sdtContent>
      </w:sdt>
      <w:r>
        <w:rPr>
          <w:color w:val="000000" w:themeColor="text1"/>
          <w:sz w:val="28"/>
          <w:szCs w:val="28"/>
        </w:rPr>
        <w:t>.</w:t>
      </w:r>
    </w:p>
    <w:p w:rsidR="00501554" w:rsidRPr="003856F8" w:rsidRDefault="009054D7" w:rsidP="00664D22">
      <w:pPr>
        <w:widowControl w:val="0"/>
        <w:spacing w:before="240" w:after="0" w:line="250" w:lineRule="auto"/>
        <w:ind w:firstLine="567"/>
        <w:rPr>
          <w:sz w:val="28"/>
          <w:szCs w:val="28"/>
        </w:rPr>
      </w:pPr>
      <w:r>
        <w:rPr>
          <w:sz w:val="28"/>
          <w:szCs w:val="28"/>
        </w:rPr>
        <w:t>2. Các chủ thể tham gia giao dịch phải có đủ tiền khi đặt lệnh mua, đủ hạn ngạch phát thải khí nhà kính, tín chỉ các-bon khi đặt lệnh bán.</w:t>
      </w:r>
    </w:p>
    <w:p w:rsidR="00501554" w:rsidRPr="003856F8" w:rsidRDefault="009054D7" w:rsidP="00664D22">
      <w:pPr>
        <w:widowControl w:val="0"/>
        <w:spacing w:before="240" w:after="0" w:line="250" w:lineRule="auto"/>
        <w:ind w:firstLine="567"/>
        <w:rPr>
          <w:sz w:val="28"/>
          <w:szCs w:val="28"/>
        </w:rPr>
      </w:pPr>
      <w:r>
        <w:rPr>
          <w:sz w:val="28"/>
          <w:szCs w:val="28"/>
        </w:rPr>
        <w:t xml:space="preserve">3. Thành viên giao dịch các-bon có trách nhiệm theo dõi số dư hạn ngạch phát thải khí nhà kính, tín chỉ các-bon, số dư tiền, kiểm tra tính </w:t>
      </w:r>
      <w:r>
        <w:rPr>
          <w:sz w:val="28"/>
          <w:szCs w:val="28"/>
          <w:lang w:val="en-US"/>
        </w:rPr>
        <w:t>đầy đủ và chính xác</w:t>
      </w:r>
      <w:r>
        <w:rPr>
          <w:sz w:val="28"/>
          <w:szCs w:val="28"/>
        </w:rPr>
        <w:t xml:space="preserve"> của </w:t>
      </w:r>
      <w:r>
        <w:rPr>
          <w:sz w:val="28"/>
          <w:szCs w:val="28"/>
          <w:lang w:val="en-US"/>
        </w:rPr>
        <w:t>các thông tin đặt lệnh</w:t>
      </w:r>
      <w:r>
        <w:rPr>
          <w:sz w:val="28"/>
          <w:szCs w:val="28"/>
        </w:rPr>
        <w:t>.</w:t>
      </w:r>
    </w:p>
    <w:p w:rsidR="00501554" w:rsidRPr="003856F8" w:rsidRDefault="009054D7" w:rsidP="00664D22">
      <w:pPr>
        <w:widowControl w:val="0"/>
        <w:spacing w:before="240" w:after="0" w:line="252" w:lineRule="auto"/>
        <w:ind w:firstLine="567"/>
        <w:rPr>
          <w:sz w:val="28"/>
          <w:szCs w:val="28"/>
        </w:rPr>
      </w:pPr>
      <w:r>
        <w:rPr>
          <w:sz w:val="28"/>
          <w:szCs w:val="28"/>
        </w:rPr>
        <w:t>4. Thành viên giao dịch các-bon thông báo kết quả giao dịch cho chủ thể tham gia giao dịch ngay sau khi giao dịch được thực hiện theo hình thức đã thỏa thuận. Thành viên giao dịch các-bon phải gửi sao kê hàng tháng tài khoản tiền, tài khoản lưu ký hạn ngạch phát thải khí nhà kính, tín chỉ các-bon cho chủ thể tham gia giao dịch hoặc khi có yêu cầu của chủ thể tham gia giao dịch.</w:t>
      </w:r>
    </w:p>
    <w:p w:rsidR="0018736F" w:rsidRPr="003856F8" w:rsidRDefault="009054D7" w:rsidP="00664D22">
      <w:pPr>
        <w:widowControl w:val="0"/>
        <w:spacing w:before="240" w:after="0" w:line="252" w:lineRule="auto"/>
        <w:ind w:firstLine="567"/>
        <w:rPr>
          <w:sz w:val="28"/>
          <w:szCs w:val="28"/>
          <w:lang w:val="en-US"/>
        </w:rPr>
      </w:pPr>
      <w:r>
        <w:rPr>
          <w:sz w:val="28"/>
          <w:szCs w:val="28"/>
        </w:rPr>
        <w:t xml:space="preserve">5. Sau khi giao dịch hạn ngạch phát thải khí nhà kính, tín chỉ các-bon được xác lập, </w:t>
      </w:r>
      <w:r w:rsidR="005F7FC6">
        <w:rPr>
          <w:sz w:val="28"/>
          <w:szCs w:val="28"/>
        </w:rPr>
        <w:t>Sở Giao dịch chứng khoán</w:t>
      </w:r>
      <w:r>
        <w:rPr>
          <w:sz w:val="28"/>
          <w:szCs w:val="28"/>
        </w:rPr>
        <w:t xml:space="preserve"> Hà Nội có trách nhiệm cung cấp kết quả giao dịch cho </w:t>
      </w:r>
      <w:r w:rsidR="005F7FC6">
        <w:rPr>
          <w:sz w:val="28"/>
          <w:szCs w:val="28"/>
        </w:rPr>
        <w:t>Tổng công ty lưu ký và bù trừ chứng khoán Việt Nam</w:t>
      </w:r>
      <w:r>
        <w:rPr>
          <w:sz w:val="28"/>
          <w:szCs w:val="28"/>
        </w:rPr>
        <w:t xml:space="preserve"> để thanh toán giao dịch.</w:t>
      </w:r>
    </w:p>
    <w:p w:rsidR="00501554" w:rsidRPr="003856F8" w:rsidRDefault="009054D7" w:rsidP="00664D22">
      <w:pPr>
        <w:pStyle w:val="Heading1"/>
        <w:keepNext w:val="0"/>
        <w:keepLines w:val="0"/>
        <w:widowControl w:val="0"/>
        <w:spacing w:after="0" w:line="252" w:lineRule="auto"/>
        <w:ind w:firstLine="567"/>
        <w:jc w:val="both"/>
        <w:rPr>
          <w:b/>
          <w:sz w:val="28"/>
          <w:szCs w:val="28"/>
        </w:rPr>
      </w:pPr>
      <w:r>
        <w:rPr>
          <w:b/>
          <w:sz w:val="28"/>
          <w:szCs w:val="28"/>
        </w:rPr>
        <w:t>Điều 1</w:t>
      </w:r>
      <w:r>
        <w:rPr>
          <w:b/>
          <w:sz w:val="28"/>
          <w:szCs w:val="28"/>
          <w:lang w:val="en-US"/>
        </w:rPr>
        <w:t>5</w:t>
      </w:r>
      <w:r>
        <w:rPr>
          <w:b/>
          <w:sz w:val="28"/>
          <w:szCs w:val="28"/>
        </w:rPr>
        <w:t xml:space="preserve">. Thanh toán giao dịch </w:t>
      </w:r>
    </w:p>
    <w:p w:rsidR="00501554" w:rsidRPr="003856F8" w:rsidRDefault="009054D7" w:rsidP="00664D22">
      <w:pPr>
        <w:widowControl w:val="0"/>
        <w:spacing w:before="240" w:after="0" w:line="252" w:lineRule="auto"/>
        <w:ind w:firstLine="567"/>
        <w:rPr>
          <w:sz w:val="28"/>
          <w:szCs w:val="28"/>
        </w:rPr>
      </w:pPr>
      <w:r>
        <w:rPr>
          <w:sz w:val="28"/>
          <w:szCs w:val="28"/>
        </w:rPr>
        <w:t>1. Các giao dịch trên hệ thống giao dịch các-bon được thanh toán qua hệ thống lưu ký và thanh toán giao dịch các-bon trong cùng ngày giao dịch theo phương thức thanh toán tức thời theo từng giao dịch, không áp dụng theo cơ chế đối tác bù trừ trung tâm.</w:t>
      </w:r>
    </w:p>
    <w:p w:rsidR="00501554" w:rsidRPr="003856F8" w:rsidRDefault="009054D7" w:rsidP="00664D22">
      <w:pPr>
        <w:widowControl w:val="0"/>
        <w:spacing w:before="240" w:after="0" w:line="252" w:lineRule="auto"/>
        <w:ind w:firstLine="567"/>
        <w:rPr>
          <w:sz w:val="28"/>
          <w:szCs w:val="28"/>
        </w:rPr>
      </w:pPr>
      <w:r>
        <w:rPr>
          <w:sz w:val="28"/>
          <w:szCs w:val="28"/>
        </w:rPr>
        <w:t xml:space="preserve">2. </w:t>
      </w:r>
      <w:r w:rsidR="005F7FC6">
        <w:rPr>
          <w:sz w:val="28"/>
          <w:szCs w:val="28"/>
        </w:rPr>
        <w:t>Tổng công ty lưu ký và bù trừ chứng khoán Việt Nam</w:t>
      </w:r>
      <w:r>
        <w:rPr>
          <w:sz w:val="28"/>
          <w:szCs w:val="28"/>
        </w:rPr>
        <w:t xml:space="preserve"> thực hiện thanh toán giao dịch hạn ngạch phát thải khí nhà kính, tín chỉ các-bon căn cứ vào kết quả giao dịch do </w:t>
      </w:r>
      <w:r w:rsidR="005F7FC6">
        <w:rPr>
          <w:sz w:val="28"/>
          <w:szCs w:val="28"/>
        </w:rPr>
        <w:t>Sở Giao dịch chứng khoán</w:t>
      </w:r>
      <w:r>
        <w:rPr>
          <w:sz w:val="28"/>
          <w:szCs w:val="28"/>
        </w:rPr>
        <w:t xml:space="preserve"> Hà Nội cung cấp. </w:t>
      </w:r>
    </w:p>
    <w:p w:rsidR="00501554" w:rsidRPr="003856F8" w:rsidRDefault="009054D7" w:rsidP="00664D22">
      <w:pPr>
        <w:widowControl w:val="0"/>
        <w:spacing w:before="240" w:after="0" w:line="252" w:lineRule="auto"/>
        <w:ind w:firstLine="567"/>
        <w:rPr>
          <w:sz w:val="28"/>
          <w:szCs w:val="28"/>
        </w:rPr>
      </w:pPr>
      <w:r>
        <w:rPr>
          <w:sz w:val="28"/>
          <w:szCs w:val="28"/>
        </w:rPr>
        <w:t xml:space="preserve">3. Việc thanh toán tiền giao dịch hạn ngạch phát thải khí nhà kính, tín chỉ các-bon được thực hiện trên hệ thống tài khoản </w:t>
      </w:r>
      <w:r w:rsidR="001F5343">
        <w:rPr>
          <w:sz w:val="28"/>
          <w:szCs w:val="28"/>
          <w:lang w:val="en-US"/>
        </w:rPr>
        <w:t>thanh toán</w:t>
      </w:r>
      <w:r>
        <w:rPr>
          <w:sz w:val="28"/>
          <w:szCs w:val="28"/>
        </w:rPr>
        <w:t xml:space="preserve"> của ngân hàng thanh toán trên cơ sở nghĩa vụ thanh toán do </w:t>
      </w:r>
      <w:r w:rsidR="005F7FC6">
        <w:rPr>
          <w:sz w:val="28"/>
          <w:szCs w:val="28"/>
        </w:rPr>
        <w:t>Tổng công ty lưu ký và bù trừ chứng khoán Việt Nam</w:t>
      </w:r>
      <w:r>
        <w:rPr>
          <w:sz w:val="28"/>
          <w:szCs w:val="28"/>
        </w:rPr>
        <w:t xml:space="preserve"> xác định và ủy quyền của thành viên lưu ký các-bon cho ngân hàng thanh toán thực hiện thanh toán tiền giao dịch hạn ngạch phát thải khí nhà kính, tín chỉ các-bon. </w:t>
      </w:r>
    </w:p>
    <w:p w:rsidR="00501554" w:rsidRPr="003856F8" w:rsidRDefault="009054D7" w:rsidP="00664D22">
      <w:pPr>
        <w:widowControl w:val="0"/>
        <w:spacing w:before="240" w:after="0" w:line="252" w:lineRule="auto"/>
        <w:ind w:firstLine="567"/>
        <w:rPr>
          <w:sz w:val="28"/>
          <w:szCs w:val="28"/>
        </w:rPr>
      </w:pPr>
      <w:r>
        <w:rPr>
          <w:sz w:val="28"/>
          <w:szCs w:val="28"/>
        </w:rPr>
        <w:t xml:space="preserve">4. Việc thanh toán hạn ngạch phát thải khí nhà kính, tín chỉ các-bon được </w:t>
      </w:r>
      <w:r>
        <w:rPr>
          <w:sz w:val="28"/>
          <w:szCs w:val="28"/>
        </w:rPr>
        <w:lastRenderedPageBreak/>
        <w:t>thực hiện trên hệ thống lưu ký và thanh toán giao dịch các-bon theo nguyên tắc chuyển khoản hạn ngạch phát thải khí nhà kính, tín chỉ các-bon giữa các tài khoản của chủ thể tham gia giao dịch đồng thời với thanh toán tiền tại ngân hàng thanh toán.</w:t>
      </w:r>
    </w:p>
    <w:p w:rsidR="00501554" w:rsidRPr="003856F8" w:rsidRDefault="009054D7" w:rsidP="00664D22">
      <w:pPr>
        <w:widowControl w:val="0"/>
        <w:spacing w:before="240" w:after="0" w:line="252" w:lineRule="auto"/>
        <w:ind w:firstLine="567"/>
        <w:rPr>
          <w:sz w:val="28"/>
          <w:szCs w:val="28"/>
        </w:rPr>
      </w:pPr>
      <w:r>
        <w:rPr>
          <w:sz w:val="28"/>
          <w:szCs w:val="28"/>
        </w:rPr>
        <w:t xml:space="preserve">5. Thành viên lưu ký các-bon có trách nhiệm phân bổ tiền và hạn ngạch phát thải khí nhà kính, tín chỉ các-bon đến tài khoản của chủ thể tham gia giao dịch, đồng thời thông báo cho </w:t>
      </w:r>
      <w:r w:rsidR="005F7FC6">
        <w:rPr>
          <w:sz w:val="28"/>
          <w:szCs w:val="28"/>
        </w:rPr>
        <w:t>Tổng công ty lưu ký và bù trừ chứng khoán Việt Nam</w:t>
      </w:r>
      <w:r>
        <w:rPr>
          <w:sz w:val="28"/>
          <w:szCs w:val="28"/>
        </w:rPr>
        <w:t xml:space="preserve"> kết quả phân bổ.</w:t>
      </w:r>
    </w:p>
    <w:p w:rsidR="00501554" w:rsidRPr="003856F8" w:rsidRDefault="009054D7" w:rsidP="00664D22">
      <w:pPr>
        <w:widowControl w:val="0"/>
        <w:spacing w:before="240" w:after="0" w:line="252" w:lineRule="auto"/>
        <w:ind w:firstLine="567"/>
        <w:rPr>
          <w:sz w:val="28"/>
          <w:szCs w:val="28"/>
        </w:rPr>
      </w:pPr>
      <w:r>
        <w:rPr>
          <w:sz w:val="28"/>
          <w:szCs w:val="28"/>
        </w:rPr>
        <w:t xml:space="preserve">6. Thành viên lưu ký các-bon phải kết nối hệ thống, mở tài khoản tiền gửi đứng tên thành viên lưu ký các-bon tại ngân hàng thanh toán, đảm bảo thực hiện theo quy trình nộp, rút, chuyển khoản, so khớp số dư tiền thanh toán giao dịch hạn ngạch phát thải khí nhà kính, tín chỉ các-bon. </w:t>
      </w:r>
    </w:p>
    <w:p w:rsidR="00501554" w:rsidRPr="003856F8" w:rsidRDefault="009054D7" w:rsidP="00A40D8A">
      <w:pPr>
        <w:widowControl w:val="0"/>
        <w:spacing w:before="220" w:after="0" w:line="252" w:lineRule="auto"/>
        <w:ind w:firstLine="567"/>
        <w:rPr>
          <w:sz w:val="28"/>
          <w:szCs w:val="28"/>
        </w:rPr>
      </w:pPr>
      <w:r>
        <w:rPr>
          <w:sz w:val="28"/>
          <w:szCs w:val="28"/>
        </w:rPr>
        <w:t>7. Ngân hàng thanh toán có trách nhiệm quản lý thông tin chi tiết số dư tiền gửi thanh toán giao dịch hạn ngạch phát thải khí nhà kính, tín chỉ các-bon của chủ thể tham gia giao dịch theo thông tin do thành viên lưu ký các-bon cung cấp để đảm bảo thanh toán đúng giao dịch của chủ thể đó.</w:t>
      </w:r>
    </w:p>
    <w:p w:rsidR="00A10F92" w:rsidRPr="003856F8" w:rsidRDefault="009054D7" w:rsidP="00A40D8A">
      <w:pPr>
        <w:widowControl w:val="0"/>
        <w:spacing w:before="220" w:after="0" w:line="240" w:lineRule="auto"/>
        <w:ind w:firstLine="567"/>
        <w:rPr>
          <w:b/>
          <w:color w:val="000000" w:themeColor="text1"/>
          <w:sz w:val="28"/>
          <w:szCs w:val="28"/>
        </w:rPr>
      </w:pPr>
      <w:bookmarkStart w:id="26" w:name="dieu_20"/>
      <w:r>
        <w:rPr>
          <w:b/>
          <w:color w:val="000000" w:themeColor="text1"/>
          <w:sz w:val="28"/>
          <w:szCs w:val="28"/>
        </w:rPr>
        <w:t>Điều 16. Xử lý lỗi sau giao dịch</w:t>
      </w:r>
    </w:p>
    <w:p w:rsidR="00A10F92" w:rsidRPr="003856F8" w:rsidRDefault="009054D7" w:rsidP="00A40D8A">
      <w:pPr>
        <w:widowControl w:val="0"/>
        <w:spacing w:before="220" w:after="0" w:line="240" w:lineRule="auto"/>
        <w:ind w:firstLine="567"/>
        <w:rPr>
          <w:color w:val="000000" w:themeColor="text1"/>
          <w:sz w:val="28"/>
          <w:szCs w:val="28"/>
        </w:rPr>
      </w:pPr>
      <w:r>
        <w:rPr>
          <w:color w:val="000000" w:themeColor="text1"/>
          <w:sz w:val="28"/>
          <w:szCs w:val="28"/>
        </w:rPr>
        <w:t xml:space="preserve">1. Trường hợp thành viên giao dịch các-bon nhập sai số hiệu tài khoản của chính mình vào hệ thống giao dịch </w:t>
      </w:r>
      <w:r w:rsidR="00BC781C">
        <w:rPr>
          <w:color w:val="000000" w:themeColor="text1"/>
          <w:sz w:val="28"/>
          <w:szCs w:val="28"/>
        </w:rPr>
        <w:t>các-bon</w:t>
      </w:r>
      <w:r>
        <w:rPr>
          <w:color w:val="000000" w:themeColor="text1"/>
          <w:sz w:val="28"/>
          <w:szCs w:val="28"/>
        </w:rPr>
        <w:t xml:space="preserve">, </w:t>
      </w:r>
      <w:r w:rsidR="005F7FC6">
        <w:rPr>
          <w:color w:val="000000" w:themeColor="text1"/>
          <w:sz w:val="28"/>
          <w:szCs w:val="28"/>
        </w:rPr>
        <w:t>Tổng công ty lưu ký và bù trừ chứng khoán Việt Nam</w:t>
      </w:r>
      <w:r>
        <w:rPr>
          <w:color w:val="000000" w:themeColor="text1"/>
          <w:sz w:val="28"/>
          <w:szCs w:val="28"/>
        </w:rPr>
        <w:t xml:space="preserve"> sẽ thực hiện điều chỉnh về đúng số hiệu tài khoản của chính thành viên giao dịch các-bon để thực hiện thanh toán giao dịch.</w:t>
      </w:r>
    </w:p>
    <w:p w:rsidR="00A10F92" w:rsidRPr="003856F8" w:rsidRDefault="009054D7" w:rsidP="00A40D8A">
      <w:pPr>
        <w:widowControl w:val="0"/>
        <w:spacing w:before="220" w:after="0" w:line="240" w:lineRule="auto"/>
        <w:ind w:firstLine="567"/>
        <w:rPr>
          <w:color w:val="000000" w:themeColor="text1"/>
          <w:sz w:val="28"/>
          <w:szCs w:val="28"/>
        </w:rPr>
      </w:pPr>
      <w:r>
        <w:rPr>
          <w:color w:val="000000" w:themeColor="text1"/>
          <w:sz w:val="28"/>
          <w:szCs w:val="28"/>
        </w:rPr>
        <w:t xml:space="preserve">2. </w:t>
      </w:r>
      <w:r w:rsidR="005F7FC6">
        <w:rPr>
          <w:color w:val="000000" w:themeColor="text1"/>
          <w:sz w:val="28"/>
          <w:szCs w:val="28"/>
        </w:rPr>
        <w:t>Tổng công ty lưu ký và bù trừ chứng khoán Việt Nam</w:t>
      </w:r>
      <w:r>
        <w:rPr>
          <w:color w:val="000000" w:themeColor="text1"/>
          <w:sz w:val="28"/>
          <w:szCs w:val="28"/>
        </w:rPr>
        <w:t xml:space="preserve"> thực hiện loại bỏ thanh toán giao dịch lỗi của thành viên giao dịch các-bon, thành viên lưu ký các-bon</w:t>
      </w:r>
      <w:r w:rsidR="00EB0527">
        <w:rPr>
          <w:color w:val="000000" w:themeColor="text1"/>
          <w:sz w:val="28"/>
          <w:szCs w:val="28"/>
          <w:lang w:val="en-US"/>
        </w:rPr>
        <w:t>,</w:t>
      </w:r>
      <w:r>
        <w:rPr>
          <w:color w:val="000000" w:themeColor="text1"/>
          <w:sz w:val="28"/>
          <w:szCs w:val="28"/>
        </w:rPr>
        <w:t xml:space="preserve"> trừ trường hợp quy định tại khoản 1 Điều này.</w:t>
      </w:r>
    </w:p>
    <w:p w:rsidR="00A10F92" w:rsidRPr="003856F8" w:rsidRDefault="009054D7" w:rsidP="00A40D8A">
      <w:pPr>
        <w:widowControl w:val="0"/>
        <w:spacing w:before="220" w:after="0" w:line="240" w:lineRule="auto"/>
        <w:ind w:firstLine="567"/>
        <w:rPr>
          <w:color w:val="000000" w:themeColor="text1"/>
          <w:sz w:val="28"/>
          <w:szCs w:val="28"/>
        </w:rPr>
      </w:pPr>
      <w:r>
        <w:rPr>
          <w:color w:val="000000" w:themeColor="text1"/>
          <w:sz w:val="28"/>
          <w:szCs w:val="28"/>
        </w:rPr>
        <w:t xml:space="preserve">3. </w:t>
      </w:r>
      <w:r w:rsidR="005F7FC6">
        <w:rPr>
          <w:color w:val="000000" w:themeColor="text1"/>
          <w:sz w:val="28"/>
          <w:szCs w:val="28"/>
        </w:rPr>
        <w:t>Tổng công ty lưu ký và bù trừ chứng khoán Việt Nam</w:t>
      </w:r>
      <w:r>
        <w:rPr>
          <w:color w:val="000000" w:themeColor="text1"/>
          <w:sz w:val="28"/>
          <w:szCs w:val="28"/>
        </w:rPr>
        <w:t xml:space="preserve"> có trách nhiệm thông báo cho </w:t>
      </w:r>
      <w:r w:rsidR="005F7FC6">
        <w:rPr>
          <w:color w:val="000000" w:themeColor="text1"/>
          <w:sz w:val="28"/>
          <w:szCs w:val="28"/>
        </w:rPr>
        <w:t>Sở Giao dịch chứng khoán</w:t>
      </w:r>
      <w:r>
        <w:rPr>
          <w:color w:val="000000" w:themeColor="text1"/>
          <w:sz w:val="28"/>
          <w:szCs w:val="28"/>
        </w:rPr>
        <w:t xml:space="preserve"> Hà Nội các giao dịch xử lý lỗi sau giao dịch.</w:t>
      </w:r>
    </w:p>
    <w:p w:rsidR="0074133F" w:rsidRDefault="009054D7" w:rsidP="00A40D8A">
      <w:pPr>
        <w:pStyle w:val="Heading1"/>
        <w:keepNext w:val="0"/>
        <w:keepLines w:val="0"/>
        <w:widowControl w:val="0"/>
        <w:spacing w:before="220" w:after="0" w:line="240" w:lineRule="auto"/>
        <w:ind w:firstLine="567"/>
        <w:jc w:val="both"/>
        <w:rPr>
          <w:b/>
          <w:sz w:val="28"/>
          <w:szCs w:val="28"/>
          <w:lang w:val="en-US"/>
        </w:rPr>
      </w:pPr>
      <w:r>
        <w:rPr>
          <w:color w:val="000000" w:themeColor="text1"/>
          <w:sz w:val="28"/>
          <w:szCs w:val="28"/>
        </w:rPr>
        <w:t xml:space="preserve">4. Việc xử lý giao dịch lỗi được thực hiện theo </w:t>
      </w:r>
      <w:r w:rsidR="006C43E3">
        <w:rPr>
          <w:color w:val="000000" w:themeColor="text1"/>
          <w:sz w:val="28"/>
          <w:szCs w:val="28"/>
        </w:rPr>
        <w:t>q</w:t>
      </w:r>
      <w:r>
        <w:rPr>
          <w:color w:val="000000" w:themeColor="text1"/>
          <w:sz w:val="28"/>
          <w:szCs w:val="28"/>
        </w:rPr>
        <w:t xml:space="preserve">uy chế của </w:t>
      </w:r>
      <w:r w:rsidR="005F7FC6">
        <w:rPr>
          <w:color w:val="000000" w:themeColor="text1"/>
          <w:sz w:val="28"/>
          <w:szCs w:val="28"/>
        </w:rPr>
        <w:t>Tổng công ty lưu ký và bù trừ chứng khoán Việt Nam</w:t>
      </w:r>
      <w:r>
        <w:rPr>
          <w:color w:val="000000" w:themeColor="text1"/>
          <w:sz w:val="28"/>
          <w:szCs w:val="28"/>
        </w:rPr>
        <w:t>.</w:t>
      </w:r>
    </w:p>
    <w:p w:rsidR="00501554" w:rsidRPr="003856F8" w:rsidRDefault="009054D7" w:rsidP="00A40D8A">
      <w:pPr>
        <w:pStyle w:val="Heading1"/>
        <w:keepNext w:val="0"/>
        <w:keepLines w:val="0"/>
        <w:widowControl w:val="0"/>
        <w:spacing w:before="220" w:after="0" w:line="240" w:lineRule="auto"/>
        <w:ind w:firstLine="567"/>
        <w:jc w:val="both"/>
        <w:rPr>
          <w:b/>
          <w:sz w:val="28"/>
          <w:szCs w:val="28"/>
        </w:rPr>
      </w:pPr>
      <w:r>
        <w:rPr>
          <w:b/>
          <w:sz w:val="28"/>
          <w:szCs w:val="28"/>
        </w:rPr>
        <w:t>Điều 1</w:t>
      </w:r>
      <w:r>
        <w:rPr>
          <w:b/>
          <w:sz w:val="28"/>
          <w:szCs w:val="28"/>
          <w:lang w:val="en-US"/>
        </w:rPr>
        <w:t>7</w:t>
      </w:r>
      <w:r>
        <w:rPr>
          <w:b/>
          <w:sz w:val="28"/>
          <w:szCs w:val="28"/>
        </w:rPr>
        <w:t>. Loại bỏ thanh toán giao dịch</w:t>
      </w:r>
      <w:bookmarkEnd w:id="26"/>
      <w:r>
        <w:rPr>
          <w:b/>
          <w:sz w:val="28"/>
          <w:szCs w:val="28"/>
        </w:rPr>
        <w:t xml:space="preserve"> </w:t>
      </w:r>
    </w:p>
    <w:p w:rsidR="00501554" w:rsidRPr="003856F8" w:rsidRDefault="009054D7" w:rsidP="00A40D8A">
      <w:pPr>
        <w:widowControl w:val="0"/>
        <w:spacing w:before="220" w:after="0" w:line="240" w:lineRule="auto"/>
        <w:ind w:firstLine="567"/>
        <w:rPr>
          <w:sz w:val="28"/>
          <w:szCs w:val="28"/>
        </w:rPr>
      </w:pPr>
      <w:r>
        <w:rPr>
          <w:sz w:val="28"/>
          <w:szCs w:val="28"/>
        </w:rPr>
        <w:t xml:space="preserve">1. </w:t>
      </w:r>
      <w:r w:rsidR="005F7FC6">
        <w:rPr>
          <w:sz w:val="28"/>
          <w:szCs w:val="28"/>
        </w:rPr>
        <w:t>Tổng công ty lưu ký và bù trừ chứng khoán Việt Nam</w:t>
      </w:r>
      <w:r>
        <w:rPr>
          <w:sz w:val="28"/>
          <w:szCs w:val="28"/>
        </w:rPr>
        <w:t xml:space="preserve"> loại bỏ thanh toán giao dịch hạn ngạch phát thải khí nhà kính, tín chỉ các-bon trong các trường hợp sau</w:t>
      </w:r>
      <w:r w:rsidR="00EB0527">
        <w:rPr>
          <w:sz w:val="28"/>
          <w:szCs w:val="28"/>
          <w:lang w:val="en-US"/>
        </w:rPr>
        <w:t xml:space="preserve"> đây</w:t>
      </w:r>
      <w:r>
        <w:rPr>
          <w:sz w:val="28"/>
          <w:szCs w:val="28"/>
        </w:rPr>
        <w:t>:</w:t>
      </w:r>
    </w:p>
    <w:p w:rsidR="00501554" w:rsidRPr="003856F8" w:rsidRDefault="009054D7" w:rsidP="00A40D8A">
      <w:pPr>
        <w:widowControl w:val="0"/>
        <w:spacing w:before="220" w:after="0" w:line="240" w:lineRule="auto"/>
        <w:ind w:firstLine="567"/>
        <w:rPr>
          <w:sz w:val="28"/>
          <w:szCs w:val="28"/>
        </w:rPr>
      </w:pPr>
      <w:r>
        <w:rPr>
          <w:sz w:val="28"/>
          <w:szCs w:val="28"/>
        </w:rPr>
        <w:t xml:space="preserve">a) Giao dịch của khách hàng của thành viên lưu ký các-bon được thực hiện sau khi </w:t>
      </w:r>
      <w:r w:rsidR="005F7FC6">
        <w:rPr>
          <w:sz w:val="28"/>
          <w:szCs w:val="28"/>
        </w:rPr>
        <w:t>Tổng công ty lưu ký và bù trừ chứng khoán Việt Nam</w:t>
      </w:r>
      <w:r>
        <w:rPr>
          <w:sz w:val="28"/>
          <w:szCs w:val="28"/>
        </w:rPr>
        <w:t xml:space="preserve"> đã thông </w:t>
      </w:r>
      <w:r>
        <w:rPr>
          <w:sz w:val="28"/>
          <w:szCs w:val="28"/>
        </w:rPr>
        <w:lastRenderedPageBreak/>
        <w:t xml:space="preserve">báo cho </w:t>
      </w:r>
      <w:r w:rsidR="005F7FC6">
        <w:rPr>
          <w:sz w:val="28"/>
          <w:szCs w:val="28"/>
        </w:rPr>
        <w:t>Sở Giao dịch chứng khoán</w:t>
      </w:r>
      <w:r>
        <w:rPr>
          <w:sz w:val="28"/>
          <w:szCs w:val="28"/>
        </w:rPr>
        <w:t xml:space="preserve"> Việt Nam, </w:t>
      </w:r>
      <w:r w:rsidR="005F7FC6">
        <w:rPr>
          <w:sz w:val="28"/>
          <w:szCs w:val="28"/>
        </w:rPr>
        <w:t>Sở Giao dịch chứng khoán</w:t>
      </w:r>
      <w:r>
        <w:rPr>
          <w:sz w:val="28"/>
          <w:szCs w:val="28"/>
        </w:rPr>
        <w:t xml:space="preserve"> Hà Nội về việc đình chỉ hoạt động thanh toán hạn ngạch, tín chỉ đối với thành viên lưu ký các-bon đó;</w:t>
      </w:r>
    </w:p>
    <w:p w:rsidR="00501554" w:rsidRPr="003856F8" w:rsidRDefault="009054D7" w:rsidP="00A40D8A">
      <w:pPr>
        <w:widowControl w:val="0"/>
        <w:spacing w:before="220" w:after="0" w:line="240" w:lineRule="auto"/>
        <w:ind w:firstLine="567"/>
        <w:rPr>
          <w:sz w:val="28"/>
          <w:szCs w:val="28"/>
        </w:rPr>
      </w:pPr>
      <w:r>
        <w:rPr>
          <w:sz w:val="28"/>
          <w:szCs w:val="28"/>
        </w:rPr>
        <w:t xml:space="preserve">b) Giao dịch đối với mã hạn ngạch phát thải khí nhà kính, tín chỉ các-bon </w:t>
      </w:r>
      <w:r>
        <w:rPr>
          <w:sz w:val="28"/>
          <w:szCs w:val="28"/>
          <w:lang w:val="en-US"/>
        </w:rPr>
        <w:t xml:space="preserve">không thuộc </w:t>
      </w:r>
      <w:r>
        <w:rPr>
          <w:sz w:val="28"/>
          <w:szCs w:val="28"/>
        </w:rPr>
        <w:t>danh mục hạn ngạch phát thải khí nhà kính, tín chỉ các-bon được phép giao dịch</w:t>
      </w:r>
      <w:r>
        <w:rPr>
          <w:sz w:val="28"/>
          <w:szCs w:val="28"/>
          <w:lang w:val="en-US"/>
        </w:rPr>
        <w:t xml:space="preserve"> do</w:t>
      </w:r>
      <w:r>
        <w:rPr>
          <w:sz w:val="28"/>
          <w:szCs w:val="28"/>
        </w:rPr>
        <w:t xml:space="preserve"> Bộ Nông nghiệp và Môi trường thông báo cho </w:t>
      </w:r>
      <w:r w:rsidR="005F7FC6">
        <w:rPr>
          <w:sz w:val="28"/>
          <w:szCs w:val="28"/>
        </w:rPr>
        <w:t>Tổng công ty lưu ký và bù trừ chứng khoán Việt Nam</w:t>
      </w:r>
      <w:r>
        <w:rPr>
          <w:sz w:val="28"/>
          <w:szCs w:val="28"/>
          <w:lang w:val="en-US"/>
        </w:rPr>
        <w:t xml:space="preserve"> theo quy định tại khoản 2 Điều 6 Nghị định này</w:t>
      </w:r>
      <w:r>
        <w:rPr>
          <w:sz w:val="28"/>
          <w:szCs w:val="28"/>
        </w:rPr>
        <w:t xml:space="preserve"> hoặc giao dịch phát sinh sau ngày giao dịch cuối cùng của mã hạn ngạch phát thải khí nhà kính, tín chỉ các-bon;</w:t>
      </w:r>
    </w:p>
    <w:p w:rsidR="00501554" w:rsidRPr="003856F8" w:rsidRDefault="009054D7" w:rsidP="00A40D8A">
      <w:pPr>
        <w:widowControl w:val="0"/>
        <w:spacing w:before="220" w:after="0" w:line="240" w:lineRule="auto"/>
        <w:ind w:firstLine="567"/>
        <w:rPr>
          <w:sz w:val="28"/>
          <w:szCs w:val="28"/>
        </w:rPr>
      </w:pPr>
      <w:r>
        <w:rPr>
          <w:sz w:val="28"/>
          <w:szCs w:val="28"/>
        </w:rPr>
        <w:t xml:space="preserve">c) Giao dịch có thông tin tài khoản lưu ký chưa được ghi nhận vào hệ thống lưu ký và thanh toán giao dịch các-bon trước thời điểm </w:t>
      </w:r>
      <w:r w:rsidR="005F7FC6">
        <w:rPr>
          <w:sz w:val="28"/>
          <w:szCs w:val="28"/>
        </w:rPr>
        <w:t>Tổng công ty lưu ký và bù trừ chứng khoán Việt Nam</w:t>
      </w:r>
      <w:r>
        <w:rPr>
          <w:sz w:val="28"/>
          <w:szCs w:val="28"/>
        </w:rPr>
        <w:t xml:space="preserve"> nhận được kết quả giao dịch từ </w:t>
      </w:r>
      <w:r w:rsidR="005F7FC6">
        <w:rPr>
          <w:sz w:val="28"/>
          <w:szCs w:val="28"/>
        </w:rPr>
        <w:t>Sở Giao dịch chứng khoán</w:t>
      </w:r>
      <w:r>
        <w:rPr>
          <w:sz w:val="28"/>
          <w:szCs w:val="28"/>
        </w:rPr>
        <w:t xml:space="preserve"> Hà Nội;</w:t>
      </w:r>
    </w:p>
    <w:p w:rsidR="00501554" w:rsidRPr="003856F8" w:rsidRDefault="009054D7" w:rsidP="00A40D8A">
      <w:pPr>
        <w:widowControl w:val="0"/>
        <w:spacing w:before="220" w:after="0" w:line="240" w:lineRule="auto"/>
        <w:ind w:firstLine="567"/>
        <w:rPr>
          <w:sz w:val="28"/>
          <w:szCs w:val="28"/>
        </w:rPr>
      </w:pPr>
      <w:r>
        <w:rPr>
          <w:sz w:val="28"/>
          <w:szCs w:val="28"/>
        </w:rPr>
        <w:t>d) Giao dịch không có đủ tiền, hạn ngạch phát thải khí nhà kính, tín chỉ các-bon để thanh toán;</w:t>
      </w:r>
    </w:p>
    <w:p w:rsidR="00501554" w:rsidRPr="003856F8" w:rsidRDefault="009054D7" w:rsidP="00664D22">
      <w:pPr>
        <w:widowControl w:val="0"/>
        <w:spacing w:before="240" w:after="0" w:line="240" w:lineRule="auto"/>
        <w:ind w:firstLine="567"/>
        <w:rPr>
          <w:sz w:val="28"/>
          <w:szCs w:val="28"/>
        </w:rPr>
      </w:pPr>
      <w:r>
        <w:rPr>
          <w:sz w:val="28"/>
          <w:szCs w:val="28"/>
        </w:rPr>
        <w:t>đ) Các trường hợp khác theo quyết định của cơ quan có thẩm quyền</w:t>
      </w:r>
      <w:r>
        <w:rPr>
          <w:sz w:val="28"/>
          <w:szCs w:val="28"/>
          <w:lang w:val="en-US"/>
        </w:rPr>
        <w:t xml:space="preserve"> </w:t>
      </w:r>
      <w:r w:rsidR="0074133F" w:rsidRPr="0074133F">
        <w:rPr>
          <w:sz w:val="28"/>
          <w:szCs w:val="28"/>
        </w:rPr>
        <w:t xml:space="preserve">trước khi </w:t>
      </w:r>
      <w:r w:rsidR="005F7FC6">
        <w:rPr>
          <w:sz w:val="28"/>
          <w:szCs w:val="28"/>
        </w:rPr>
        <w:t>Tổng công ty lưu ký và bù trừ chứng khoán Việt Nam</w:t>
      </w:r>
      <w:r w:rsidR="0074133F" w:rsidRPr="0074133F">
        <w:rPr>
          <w:sz w:val="28"/>
          <w:szCs w:val="28"/>
        </w:rPr>
        <w:t xml:space="preserve"> hoàn tất thanh toán</w:t>
      </w:r>
      <w:r>
        <w:rPr>
          <w:sz w:val="28"/>
          <w:szCs w:val="28"/>
        </w:rPr>
        <w:t>.</w:t>
      </w:r>
    </w:p>
    <w:p w:rsidR="00501554" w:rsidRPr="003856F8" w:rsidRDefault="009054D7" w:rsidP="00664D22">
      <w:pPr>
        <w:widowControl w:val="0"/>
        <w:spacing w:before="240" w:after="0" w:line="240" w:lineRule="auto"/>
        <w:ind w:firstLine="567"/>
        <w:rPr>
          <w:sz w:val="28"/>
          <w:szCs w:val="28"/>
        </w:rPr>
      </w:pPr>
      <w:r>
        <w:rPr>
          <w:sz w:val="28"/>
          <w:szCs w:val="28"/>
        </w:rPr>
        <w:t xml:space="preserve">2. </w:t>
      </w:r>
      <w:r w:rsidR="005F7FC6">
        <w:rPr>
          <w:sz w:val="28"/>
          <w:szCs w:val="28"/>
        </w:rPr>
        <w:t>Tổng công ty lưu ký và bù trừ chứng khoán Việt Nam</w:t>
      </w:r>
      <w:r>
        <w:rPr>
          <w:sz w:val="28"/>
          <w:szCs w:val="28"/>
        </w:rPr>
        <w:t xml:space="preserve"> có trách nhiệm thông báo cho </w:t>
      </w:r>
      <w:r w:rsidR="005F7FC6">
        <w:rPr>
          <w:sz w:val="28"/>
          <w:szCs w:val="28"/>
        </w:rPr>
        <w:t>Sở Giao dịch chứng khoán</w:t>
      </w:r>
      <w:r>
        <w:rPr>
          <w:sz w:val="28"/>
          <w:szCs w:val="28"/>
        </w:rPr>
        <w:t xml:space="preserve"> Hà Nội, các tổ chức liên quan sau khi loại bỏ thanh toán giao dịch hạn ngạch phát thải khí nhà kính, tín chỉ các-bon.</w:t>
      </w:r>
    </w:p>
    <w:p w:rsidR="00501554" w:rsidRPr="003856F8" w:rsidRDefault="009054D7" w:rsidP="00664D22">
      <w:pPr>
        <w:widowControl w:val="0"/>
        <w:spacing w:before="240" w:after="0" w:line="240" w:lineRule="auto"/>
        <w:ind w:firstLine="567"/>
        <w:rPr>
          <w:sz w:val="28"/>
          <w:szCs w:val="28"/>
        </w:rPr>
      </w:pPr>
      <w:r>
        <w:rPr>
          <w:sz w:val="28"/>
          <w:szCs w:val="28"/>
        </w:rPr>
        <w:t xml:space="preserve">3. Bên phát sinh lỗi dẫn tới giao dịch bị loại bỏ thanh toán phải chịu hoàn toàn trách nhiệm đối với các tổn thất phát sinh cho các bên liên quan bị thiệt hại do giao dịch không được thanh toán. </w:t>
      </w:r>
      <w:sdt>
        <w:sdtPr>
          <w:rPr>
            <w:color w:val="000000" w:themeColor="text1"/>
          </w:rPr>
          <w:tag w:val="goog_rdk_116"/>
          <w:id w:val="594893100"/>
        </w:sdtPr>
        <w:sdtContent>
          <w:r>
            <w:rPr>
              <w:color w:val="000000" w:themeColor="text1"/>
              <w:sz w:val="28"/>
              <w:szCs w:val="28"/>
            </w:rPr>
            <w:t>Việc bảo vệ quyền, lợi ích hợp pháp hoặc giải quyết tranh chấp được thực hiện thông qua thương lượng, hòa giải hoặc yêu cầu Trọng tài hoặc Tòa án Việt Nam giải quyết theo quy định của pháp luật.</w:t>
          </w:r>
        </w:sdtContent>
      </w:sdt>
    </w:p>
    <w:p w:rsidR="00664D22" w:rsidRDefault="00664D22" w:rsidP="00664D22">
      <w:pPr>
        <w:widowControl w:val="0"/>
        <w:spacing w:after="0" w:line="240" w:lineRule="auto"/>
        <w:jc w:val="center"/>
        <w:rPr>
          <w:b/>
          <w:sz w:val="28"/>
          <w:szCs w:val="28"/>
        </w:rPr>
      </w:pPr>
    </w:p>
    <w:p w:rsidR="00501554" w:rsidRPr="00F93DB1" w:rsidRDefault="00664D22" w:rsidP="00664D22">
      <w:pPr>
        <w:widowControl w:val="0"/>
        <w:spacing w:after="0" w:line="240" w:lineRule="auto"/>
        <w:jc w:val="center"/>
        <w:rPr>
          <w:b/>
          <w:sz w:val="28"/>
          <w:szCs w:val="28"/>
        </w:rPr>
      </w:pPr>
      <w:r>
        <w:rPr>
          <w:b/>
          <w:sz w:val="28"/>
          <w:szCs w:val="28"/>
          <w:lang w:val="en-US"/>
        </w:rPr>
        <w:t>C</w:t>
      </w:r>
      <w:r w:rsidRPr="0074133F">
        <w:rPr>
          <w:b/>
          <w:sz w:val="28"/>
          <w:szCs w:val="28"/>
        </w:rPr>
        <w:t>hương</w:t>
      </w:r>
      <w:r w:rsidR="0074133F" w:rsidRPr="0074133F">
        <w:rPr>
          <w:b/>
          <w:sz w:val="28"/>
          <w:szCs w:val="28"/>
        </w:rPr>
        <w:t xml:space="preserve"> IV</w:t>
      </w:r>
    </w:p>
    <w:p w:rsidR="00664D22" w:rsidRDefault="009054D7" w:rsidP="00664D22">
      <w:pPr>
        <w:widowControl w:val="0"/>
        <w:spacing w:after="0" w:line="240" w:lineRule="auto"/>
        <w:jc w:val="center"/>
        <w:rPr>
          <w:b/>
          <w:sz w:val="28"/>
          <w:szCs w:val="28"/>
        </w:rPr>
      </w:pPr>
      <w:r>
        <w:rPr>
          <w:b/>
          <w:sz w:val="28"/>
          <w:szCs w:val="28"/>
        </w:rPr>
        <w:t>THÀNH VIÊN GIAO DỊCH CÁC-BON,</w:t>
      </w:r>
      <w:r w:rsidR="00664D22">
        <w:rPr>
          <w:b/>
          <w:sz w:val="28"/>
          <w:szCs w:val="28"/>
          <w:lang w:val="en-US"/>
        </w:rPr>
        <w:t xml:space="preserve"> </w:t>
      </w:r>
      <w:r>
        <w:rPr>
          <w:b/>
          <w:sz w:val="28"/>
          <w:szCs w:val="28"/>
        </w:rPr>
        <w:t xml:space="preserve">THÀNH VIÊN LƯU KÝ </w:t>
      </w:r>
    </w:p>
    <w:p w:rsidR="00501554" w:rsidRDefault="009054D7" w:rsidP="00664D22">
      <w:pPr>
        <w:widowControl w:val="0"/>
        <w:spacing w:after="0" w:line="240" w:lineRule="auto"/>
        <w:jc w:val="center"/>
        <w:rPr>
          <w:b/>
          <w:sz w:val="28"/>
          <w:szCs w:val="28"/>
        </w:rPr>
      </w:pPr>
      <w:r>
        <w:rPr>
          <w:b/>
          <w:sz w:val="28"/>
          <w:szCs w:val="28"/>
        </w:rPr>
        <w:t>CÁC-BON, NGÂN HÀNG THANH TOÁN</w:t>
      </w:r>
    </w:p>
    <w:p w:rsidR="00664D22" w:rsidRPr="00664D22" w:rsidRDefault="00664D22" w:rsidP="00664D22">
      <w:pPr>
        <w:widowControl w:val="0"/>
        <w:spacing w:after="0" w:line="240" w:lineRule="auto"/>
        <w:jc w:val="center"/>
        <w:rPr>
          <w:b/>
          <w:sz w:val="14"/>
          <w:szCs w:val="28"/>
        </w:rPr>
      </w:pPr>
    </w:p>
    <w:p w:rsidR="00501554" w:rsidRPr="003856F8" w:rsidRDefault="009054D7" w:rsidP="00664D22">
      <w:pPr>
        <w:pStyle w:val="Heading1"/>
        <w:keepNext w:val="0"/>
        <w:keepLines w:val="0"/>
        <w:widowControl w:val="0"/>
        <w:spacing w:before="200" w:after="0" w:line="240" w:lineRule="auto"/>
        <w:ind w:firstLine="567"/>
        <w:jc w:val="both"/>
        <w:rPr>
          <w:b/>
          <w:sz w:val="28"/>
          <w:szCs w:val="28"/>
        </w:rPr>
      </w:pPr>
      <w:r>
        <w:rPr>
          <w:b/>
          <w:sz w:val="28"/>
          <w:szCs w:val="28"/>
        </w:rPr>
        <w:t>Điều 1</w:t>
      </w:r>
      <w:r>
        <w:rPr>
          <w:b/>
          <w:sz w:val="28"/>
          <w:szCs w:val="28"/>
          <w:lang w:val="en-US"/>
        </w:rPr>
        <w:t>8.</w:t>
      </w:r>
      <w:r>
        <w:rPr>
          <w:b/>
          <w:sz w:val="28"/>
          <w:szCs w:val="28"/>
        </w:rPr>
        <w:t xml:space="preserve"> Yêu cầu, hồ sơ, trình tự, thủ tục đăng ký tham gia hệ thống giao dịch các-bon</w:t>
      </w:r>
    </w:p>
    <w:p w:rsidR="00501554" w:rsidRPr="003856F8" w:rsidRDefault="009054D7" w:rsidP="00664D22">
      <w:pPr>
        <w:widowControl w:val="0"/>
        <w:spacing w:before="200" w:after="0" w:line="240" w:lineRule="auto"/>
        <w:ind w:firstLine="567"/>
        <w:rPr>
          <w:sz w:val="28"/>
          <w:szCs w:val="28"/>
        </w:rPr>
      </w:pPr>
      <w:r>
        <w:rPr>
          <w:sz w:val="28"/>
          <w:szCs w:val="28"/>
        </w:rPr>
        <w:t>1. Thành viên giao dịch các-bon phải đáp ứng các yêu cầu sau</w:t>
      </w:r>
      <w:r w:rsidR="00EB0527">
        <w:rPr>
          <w:sz w:val="28"/>
          <w:szCs w:val="28"/>
          <w:lang w:val="en-US"/>
        </w:rPr>
        <w:t xml:space="preserve"> đây</w:t>
      </w:r>
      <w:r>
        <w:rPr>
          <w:sz w:val="28"/>
          <w:szCs w:val="28"/>
        </w:rPr>
        <w:t>:</w:t>
      </w:r>
    </w:p>
    <w:p w:rsidR="00501554" w:rsidRPr="003856F8" w:rsidRDefault="009054D7" w:rsidP="00664D22">
      <w:pPr>
        <w:widowControl w:val="0"/>
        <w:spacing w:before="200" w:after="0" w:line="240" w:lineRule="auto"/>
        <w:ind w:firstLine="567"/>
        <w:rPr>
          <w:sz w:val="28"/>
          <w:szCs w:val="28"/>
        </w:rPr>
      </w:pPr>
      <w:r>
        <w:rPr>
          <w:sz w:val="28"/>
          <w:szCs w:val="28"/>
        </w:rPr>
        <w:t xml:space="preserve">a) Là công ty chứng khoán hoạt động theo Luật Chứng khoán được </w:t>
      </w:r>
      <w:r w:rsidR="005F7FC6">
        <w:rPr>
          <w:sz w:val="28"/>
          <w:szCs w:val="28"/>
        </w:rPr>
        <w:t>Tổng công ty lưu ký và bù trừ chứng khoán Việt Nam</w:t>
      </w:r>
      <w:r>
        <w:rPr>
          <w:sz w:val="28"/>
          <w:szCs w:val="28"/>
        </w:rPr>
        <w:t xml:space="preserve"> chấp thuận tham gia hệ thống </w:t>
      </w:r>
      <w:r>
        <w:rPr>
          <w:sz w:val="28"/>
          <w:szCs w:val="28"/>
        </w:rPr>
        <w:lastRenderedPageBreak/>
        <w:t>lưu ký</w:t>
      </w:r>
      <w:r w:rsidR="00240C33">
        <w:rPr>
          <w:sz w:val="28"/>
          <w:szCs w:val="28"/>
        </w:rPr>
        <w:t xml:space="preserve"> và </w:t>
      </w:r>
      <w:r>
        <w:rPr>
          <w:sz w:val="28"/>
          <w:szCs w:val="28"/>
        </w:rPr>
        <w:t>thanh toán giao dịch các-bon;</w:t>
      </w:r>
    </w:p>
    <w:p w:rsidR="00501554" w:rsidRPr="003856F8" w:rsidRDefault="009054D7" w:rsidP="00664D22">
      <w:pPr>
        <w:widowControl w:val="0"/>
        <w:spacing w:before="200" w:after="0" w:line="240" w:lineRule="auto"/>
        <w:ind w:firstLine="567"/>
        <w:rPr>
          <w:sz w:val="28"/>
          <w:szCs w:val="28"/>
        </w:rPr>
      </w:pPr>
      <w:r>
        <w:rPr>
          <w:sz w:val="28"/>
          <w:szCs w:val="28"/>
        </w:rPr>
        <w:t xml:space="preserve">b) Không trong tình trạng cảnh báo, kiểm soát, kiểm soát đặc biệt, đình chỉ hoạt động theo quy định của pháp luật về chứng khoán; </w:t>
      </w:r>
    </w:p>
    <w:p w:rsidR="00501554" w:rsidRPr="003856F8" w:rsidRDefault="009054D7" w:rsidP="00664D22">
      <w:pPr>
        <w:widowControl w:val="0"/>
        <w:spacing w:before="200" w:after="0" w:line="240" w:lineRule="auto"/>
        <w:ind w:firstLine="567"/>
        <w:rPr>
          <w:sz w:val="28"/>
          <w:szCs w:val="28"/>
          <w:lang w:val="pl-PL"/>
        </w:rPr>
      </w:pPr>
      <w:r>
        <w:rPr>
          <w:sz w:val="28"/>
          <w:szCs w:val="28"/>
        </w:rPr>
        <w:t xml:space="preserve">c) </w:t>
      </w:r>
      <w:r>
        <w:rPr>
          <w:sz w:val="28"/>
          <w:szCs w:val="28"/>
          <w:lang w:val="pl-PL"/>
        </w:rPr>
        <w:t xml:space="preserve">Đáp ứng yêu cầu về hạ tầng công nghệ thông tin, quy trình nghiệp vụ theo quy chế của </w:t>
      </w:r>
      <w:r w:rsidR="005F7FC6">
        <w:rPr>
          <w:sz w:val="28"/>
          <w:szCs w:val="28"/>
          <w:lang w:val="pl-PL"/>
        </w:rPr>
        <w:t>Sở Giao dịch chứng khoán</w:t>
      </w:r>
      <w:r>
        <w:rPr>
          <w:sz w:val="28"/>
          <w:szCs w:val="28"/>
          <w:lang w:val="pl-PL"/>
        </w:rPr>
        <w:t xml:space="preserve"> Việt Nam.</w:t>
      </w:r>
    </w:p>
    <w:p w:rsidR="00501554" w:rsidRPr="003856F8" w:rsidRDefault="009054D7" w:rsidP="00664D22">
      <w:pPr>
        <w:widowControl w:val="0"/>
        <w:spacing w:before="200" w:after="0" w:line="240" w:lineRule="auto"/>
        <w:ind w:firstLine="567"/>
        <w:rPr>
          <w:sz w:val="28"/>
          <w:szCs w:val="28"/>
          <w:lang w:val="pl-PL"/>
        </w:rPr>
      </w:pPr>
      <w:r>
        <w:rPr>
          <w:sz w:val="28"/>
          <w:szCs w:val="28"/>
          <w:lang w:val="pl-PL"/>
        </w:rPr>
        <w:t>2. Hồ sơ đăng ký tham gia hệ thống giao dịch các-bon:</w:t>
      </w:r>
    </w:p>
    <w:p w:rsidR="00501554" w:rsidRPr="003856F8" w:rsidRDefault="009054D7" w:rsidP="00664D22">
      <w:pPr>
        <w:widowControl w:val="0"/>
        <w:spacing w:before="200" w:after="0" w:line="240" w:lineRule="auto"/>
        <w:ind w:firstLine="567"/>
        <w:rPr>
          <w:sz w:val="28"/>
          <w:szCs w:val="28"/>
        </w:rPr>
      </w:pPr>
      <w:r>
        <w:rPr>
          <w:sz w:val="28"/>
          <w:szCs w:val="28"/>
          <w:lang w:val="pl-PL"/>
        </w:rPr>
        <w:t xml:space="preserve">a) </w:t>
      </w:r>
      <w:r>
        <w:rPr>
          <w:sz w:val="28"/>
          <w:szCs w:val="28"/>
        </w:rPr>
        <w:t>Giấy đăng ký thành viên giao dịch các-bon;</w:t>
      </w:r>
    </w:p>
    <w:p w:rsidR="00501554" w:rsidRPr="003856F8" w:rsidRDefault="009054D7" w:rsidP="00664D22">
      <w:pPr>
        <w:widowControl w:val="0"/>
        <w:spacing w:before="200" w:after="0" w:line="240" w:lineRule="auto"/>
        <w:ind w:firstLine="567"/>
        <w:rPr>
          <w:sz w:val="28"/>
          <w:szCs w:val="28"/>
        </w:rPr>
      </w:pPr>
      <w:r>
        <w:rPr>
          <w:sz w:val="28"/>
          <w:szCs w:val="28"/>
        </w:rPr>
        <w:t>b) Văn bản chấp thuận tham gia hệ thống lưu ký</w:t>
      </w:r>
      <w:r w:rsidR="00240C33">
        <w:rPr>
          <w:sz w:val="28"/>
          <w:szCs w:val="28"/>
        </w:rPr>
        <w:t xml:space="preserve"> và </w:t>
      </w:r>
      <w:r>
        <w:rPr>
          <w:sz w:val="28"/>
          <w:szCs w:val="28"/>
        </w:rPr>
        <w:t xml:space="preserve">thanh toán giao dịch các-bon do </w:t>
      </w:r>
      <w:r w:rsidR="005F7FC6">
        <w:rPr>
          <w:sz w:val="28"/>
          <w:szCs w:val="28"/>
        </w:rPr>
        <w:t>Tổng công ty lưu ký và bù trừ chứng khoán Việt Nam</w:t>
      </w:r>
      <w:r>
        <w:rPr>
          <w:sz w:val="28"/>
          <w:szCs w:val="28"/>
        </w:rPr>
        <w:t xml:space="preserve"> cấp;</w:t>
      </w:r>
    </w:p>
    <w:p w:rsidR="00501554" w:rsidRPr="003856F8" w:rsidRDefault="009054D7" w:rsidP="00664D22">
      <w:pPr>
        <w:widowControl w:val="0"/>
        <w:spacing w:before="200" w:after="0" w:line="240" w:lineRule="auto"/>
        <w:ind w:firstLine="567"/>
        <w:rPr>
          <w:sz w:val="28"/>
          <w:szCs w:val="28"/>
        </w:rPr>
      </w:pPr>
      <w:r>
        <w:rPr>
          <w:sz w:val="28"/>
          <w:szCs w:val="28"/>
        </w:rPr>
        <w:t>c) Bản thuyết minh về hạ tầng công nghệ thông tin, quy trình nghiệp vụ.</w:t>
      </w:r>
    </w:p>
    <w:p w:rsidR="00501554" w:rsidRPr="003856F8" w:rsidRDefault="009054D7" w:rsidP="00664D22">
      <w:pPr>
        <w:widowControl w:val="0"/>
        <w:spacing w:before="200" w:after="0" w:line="240" w:lineRule="auto"/>
        <w:ind w:firstLine="567"/>
        <w:rPr>
          <w:sz w:val="28"/>
          <w:szCs w:val="28"/>
        </w:rPr>
      </w:pPr>
      <w:r>
        <w:rPr>
          <w:sz w:val="28"/>
          <w:szCs w:val="28"/>
        </w:rPr>
        <w:t xml:space="preserve">3. Trình tự, thủ tục chấp thuận đăng ký tham gia hệ thống giao dịch các-bon và các biểu mẫu có liên quan thực hiện theo quy chế của </w:t>
      </w:r>
      <w:r w:rsidR="005F7FC6">
        <w:rPr>
          <w:sz w:val="28"/>
          <w:szCs w:val="28"/>
        </w:rPr>
        <w:t>Sở Giao dịch chứng khoán</w:t>
      </w:r>
      <w:r>
        <w:rPr>
          <w:sz w:val="28"/>
          <w:szCs w:val="28"/>
        </w:rPr>
        <w:t xml:space="preserve"> Việt Nam.</w:t>
      </w:r>
    </w:p>
    <w:p w:rsidR="00501554" w:rsidRPr="003856F8" w:rsidRDefault="009054D7" w:rsidP="00664D22">
      <w:pPr>
        <w:pStyle w:val="Heading1"/>
        <w:keepNext w:val="0"/>
        <w:keepLines w:val="0"/>
        <w:widowControl w:val="0"/>
        <w:spacing w:after="0" w:line="259" w:lineRule="auto"/>
        <w:ind w:firstLine="567"/>
        <w:jc w:val="both"/>
        <w:rPr>
          <w:b/>
          <w:sz w:val="28"/>
          <w:szCs w:val="28"/>
        </w:rPr>
      </w:pPr>
      <w:r>
        <w:rPr>
          <w:b/>
          <w:sz w:val="28"/>
          <w:szCs w:val="28"/>
        </w:rPr>
        <w:t xml:space="preserve">Điều </w:t>
      </w:r>
      <w:r w:rsidR="00F4187F">
        <w:rPr>
          <w:b/>
          <w:sz w:val="28"/>
          <w:szCs w:val="28"/>
          <w:lang w:val="en-US"/>
        </w:rPr>
        <w:t>19</w:t>
      </w:r>
      <w:r>
        <w:rPr>
          <w:b/>
          <w:sz w:val="28"/>
          <w:szCs w:val="28"/>
        </w:rPr>
        <w:t>. Quyền và nghĩa vụ của thành viên giao dịch các-bon</w:t>
      </w:r>
    </w:p>
    <w:p w:rsidR="00501554" w:rsidRPr="003856F8" w:rsidRDefault="009054D7" w:rsidP="00664D22">
      <w:pPr>
        <w:widowControl w:val="0"/>
        <w:spacing w:before="240" w:after="0" w:line="259" w:lineRule="auto"/>
        <w:ind w:firstLine="567"/>
        <w:rPr>
          <w:sz w:val="28"/>
          <w:szCs w:val="28"/>
        </w:rPr>
      </w:pPr>
      <w:r>
        <w:rPr>
          <w:sz w:val="28"/>
          <w:szCs w:val="28"/>
        </w:rPr>
        <w:t>1. Quyền của thành viên giao dịch các-bon:</w:t>
      </w:r>
    </w:p>
    <w:p w:rsidR="00501554" w:rsidRPr="003856F8" w:rsidRDefault="009054D7" w:rsidP="00664D22">
      <w:pPr>
        <w:widowControl w:val="0"/>
        <w:spacing w:before="240" w:after="0" w:line="259" w:lineRule="auto"/>
        <w:ind w:firstLine="567"/>
        <w:rPr>
          <w:sz w:val="28"/>
          <w:szCs w:val="28"/>
        </w:rPr>
      </w:pPr>
      <w:r>
        <w:rPr>
          <w:sz w:val="28"/>
          <w:szCs w:val="28"/>
        </w:rPr>
        <w:t>a) Cung cấp dịch vụ giao dịch hạn ngạch phát thải khí nhà kính, tín chỉ các-bon cho khách hàng;</w:t>
      </w:r>
    </w:p>
    <w:p w:rsidR="00501554" w:rsidRPr="003856F8" w:rsidRDefault="009054D7" w:rsidP="00664D22">
      <w:pPr>
        <w:widowControl w:val="0"/>
        <w:spacing w:before="240" w:after="0" w:line="259" w:lineRule="auto"/>
        <w:ind w:firstLine="567"/>
        <w:rPr>
          <w:sz w:val="28"/>
          <w:szCs w:val="28"/>
        </w:rPr>
      </w:pPr>
      <w:r>
        <w:rPr>
          <w:sz w:val="28"/>
          <w:szCs w:val="28"/>
        </w:rPr>
        <w:t>b) Thu tiền cung cấp dịch vụ giao dịch từ khách hàng theo quy định của pháp luật.</w:t>
      </w:r>
    </w:p>
    <w:p w:rsidR="00501554" w:rsidRPr="003856F8" w:rsidRDefault="009054D7" w:rsidP="00664D22">
      <w:pPr>
        <w:widowControl w:val="0"/>
        <w:spacing w:before="240" w:after="0" w:line="259" w:lineRule="auto"/>
        <w:ind w:firstLine="567"/>
        <w:rPr>
          <w:sz w:val="28"/>
          <w:szCs w:val="28"/>
        </w:rPr>
      </w:pPr>
      <w:r>
        <w:rPr>
          <w:sz w:val="28"/>
          <w:szCs w:val="28"/>
        </w:rPr>
        <w:t>2. Nghĩa vụ của thành viên giao dịch các-bon:</w:t>
      </w:r>
    </w:p>
    <w:p w:rsidR="00A10F92" w:rsidRPr="003856F8" w:rsidRDefault="003F2BA1" w:rsidP="00664D22">
      <w:pPr>
        <w:widowControl w:val="0"/>
        <w:spacing w:before="240" w:after="0" w:line="259" w:lineRule="auto"/>
        <w:ind w:firstLine="567"/>
        <w:rPr>
          <w:color w:val="000000" w:themeColor="text1"/>
          <w:sz w:val="28"/>
          <w:szCs w:val="28"/>
        </w:rPr>
      </w:pPr>
      <w:sdt>
        <w:sdtPr>
          <w:rPr>
            <w:color w:val="000000" w:themeColor="text1"/>
          </w:rPr>
          <w:tag w:val="goog_rdk_121"/>
          <w:id w:val="-1204999196"/>
        </w:sdtPr>
        <w:sdtContent>
          <w:sdt>
            <w:sdtPr>
              <w:rPr>
                <w:color w:val="000000" w:themeColor="text1"/>
              </w:rPr>
              <w:tag w:val="goog_rdk_122"/>
              <w:id w:val="-173564073"/>
            </w:sdtPr>
            <w:sdtContent>
              <w:r w:rsidR="009054D7">
                <w:rPr>
                  <w:color w:val="000000" w:themeColor="text1"/>
                  <w:sz w:val="28"/>
                  <w:szCs w:val="28"/>
                </w:rPr>
                <w:t>a) Giám sát hoạt động giao dịch của các chủ thể mở tài khoản hoặc có giao dịch hạn ngạch phát thải khí nhà kính, tín chỉ các-bon tại thành viên giao dịch các-bon;</w:t>
              </w:r>
            </w:sdtContent>
          </w:sdt>
        </w:sdtContent>
      </w:sdt>
    </w:p>
    <w:sdt>
      <w:sdtPr>
        <w:rPr>
          <w:color w:val="000000" w:themeColor="text1"/>
        </w:rPr>
        <w:tag w:val="goog_rdk_126"/>
        <w:id w:val="-113488587"/>
      </w:sdtPr>
      <w:sdtContent>
        <w:p w:rsidR="00A10F92" w:rsidRPr="003856F8" w:rsidRDefault="003F2BA1" w:rsidP="00664D22">
          <w:pPr>
            <w:widowControl w:val="0"/>
            <w:spacing w:before="240" w:after="0" w:line="259" w:lineRule="auto"/>
            <w:ind w:firstLine="567"/>
            <w:rPr>
              <w:sz w:val="28"/>
              <w:szCs w:val="28"/>
              <w:lang w:val="en-US"/>
            </w:rPr>
          </w:pPr>
          <w:sdt>
            <w:sdtPr>
              <w:rPr>
                <w:color w:val="000000" w:themeColor="text1"/>
              </w:rPr>
              <w:tag w:val="goog_rdk_124"/>
              <w:id w:val="1966592973"/>
            </w:sdtPr>
            <w:sdtContent>
              <w:sdt>
                <w:sdtPr>
                  <w:rPr>
                    <w:color w:val="000000" w:themeColor="text1"/>
                  </w:rPr>
                  <w:tag w:val="goog_rdk_125"/>
                  <w:id w:val="-2053979822"/>
                </w:sdtPr>
                <w:sdtContent>
                  <w:r w:rsidR="009054D7">
                    <w:rPr>
                      <w:color w:val="000000" w:themeColor="text1"/>
                      <w:sz w:val="28"/>
                      <w:szCs w:val="28"/>
                    </w:rPr>
                    <w:t xml:space="preserve">b) Báo cáo </w:t>
                  </w:r>
                  <w:r w:rsidR="005F7FC6">
                    <w:rPr>
                      <w:color w:val="000000" w:themeColor="text1"/>
                      <w:sz w:val="28"/>
                      <w:szCs w:val="28"/>
                    </w:rPr>
                    <w:t>Sở Giao dịch chứng khoán</w:t>
                  </w:r>
                  <w:r w:rsidR="009054D7">
                    <w:rPr>
                      <w:color w:val="000000" w:themeColor="text1"/>
                      <w:sz w:val="28"/>
                      <w:szCs w:val="28"/>
                    </w:rPr>
                    <w:t xml:space="preserve"> Việt Nam, đồng thời gửi </w:t>
                  </w:r>
                  <w:r w:rsidR="005F7FC6">
                    <w:rPr>
                      <w:color w:val="000000" w:themeColor="text1"/>
                      <w:sz w:val="28"/>
                      <w:szCs w:val="28"/>
                    </w:rPr>
                    <w:t>Sở Giao dịch chứng khoán</w:t>
                  </w:r>
                  <w:r w:rsidR="009054D7">
                    <w:rPr>
                      <w:color w:val="000000" w:themeColor="text1"/>
                      <w:sz w:val="28"/>
                      <w:szCs w:val="28"/>
                    </w:rPr>
                    <w:t xml:space="preserve"> Hà Nội theo chỉ tiêu báo cáo giám sát giao dịch do </w:t>
                  </w:r>
                  <w:r w:rsidR="005F7FC6">
                    <w:rPr>
                      <w:color w:val="000000" w:themeColor="text1"/>
                      <w:sz w:val="28"/>
                      <w:szCs w:val="28"/>
                    </w:rPr>
                    <w:t>Sở Giao dịch chứng khoán</w:t>
                  </w:r>
                  <w:r w:rsidR="009054D7">
                    <w:rPr>
                      <w:color w:val="000000" w:themeColor="text1"/>
                      <w:sz w:val="28"/>
                      <w:szCs w:val="28"/>
                    </w:rPr>
                    <w:t xml:space="preserve"> Việt Nam ban hành</w:t>
                  </w:r>
                  <w:r w:rsidR="009054D7">
                    <w:rPr>
                      <w:color w:val="000000" w:themeColor="text1"/>
                      <w:sz w:val="28"/>
                      <w:szCs w:val="28"/>
                      <w:lang w:val="en-US"/>
                    </w:rPr>
                    <w:t>;</w:t>
                  </w:r>
                </w:sdtContent>
              </w:sdt>
            </w:sdtContent>
          </w:sdt>
        </w:p>
      </w:sdtContent>
    </w:sdt>
    <w:p w:rsidR="00501554" w:rsidRPr="003856F8" w:rsidRDefault="009054D7" w:rsidP="00664D22">
      <w:pPr>
        <w:widowControl w:val="0"/>
        <w:spacing w:before="240" w:after="0" w:line="259" w:lineRule="auto"/>
        <w:ind w:firstLine="567"/>
        <w:rPr>
          <w:b/>
          <w:sz w:val="28"/>
          <w:szCs w:val="28"/>
        </w:rPr>
      </w:pPr>
      <w:r>
        <w:rPr>
          <w:sz w:val="28"/>
          <w:szCs w:val="28"/>
          <w:lang w:val="en-US"/>
        </w:rPr>
        <w:t>c</w:t>
      </w:r>
      <w:r>
        <w:rPr>
          <w:sz w:val="28"/>
          <w:szCs w:val="28"/>
        </w:rPr>
        <w:t xml:space="preserve">) </w:t>
      </w:r>
      <w:r w:rsidR="00EB0527">
        <w:rPr>
          <w:sz w:val="28"/>
          <w:szCs w:val="28"/>
          <w:lang w:val="en-US"/>
        </w:rPr>
        <w:t>Bảo đảm</w:t>
      </w:r>
      <w:r>
        <w:rPr>
          <w:sz w:val="28"/>
          <w:szCs w:val="28"/>
        </w:rPr>
        <w:t xml:space="preserve"> các chủ thể </w:t>
      </w:r>
      <w:r>
        <w:rPr>
          <w:sz w:val="28"/>
          <w:szCs w:val="28"/>
          <w:lang w:val="en-US"/>
        </w:rPr>
        <w:t xml:space="preserve">tham gia </w:t>
      </w:r>
      <w:r>
        <w:rPr>
          <w:sz w:val="28"/>
          <w:szCs w:val="28"/>
        </w:rPr>
        <w:t>giao dịch là khách hàng của mình có đủ tiền, đủ hạn ngạch phát thải khí nhà kính, tín chỉ các-bon</w:t>
      </w:r>
      <w:r>
        <w:rPr>
          <w:b/>
          <w:sz w:val="28"/>
          <w:szCs w:val="28"/>
        </w:rPr>
        <w:t xml:space="preserve"> </w:t>
      </w:r>
      <w:r>
        <w:rPr>
          <w:sz w:val="28"/>
          <w:szCs w:val="28"/>
        </w:rPr>
        <w:t xml:space="preserve">trước khi thực hiện giao dịch và kiểm tra tính </w:t>
      </w:r>
      <w:r>
        <w:rPr>
          <w:sz w:val="28"/>
          <w:szCs w:val="28"/>
          <w:lang w:val="en-US"/>
        </w:rPr>
        <w:t>đầy đủ</w:t>
      </w:r>
      <w:r w:rsidR="00E47441">
        <w:rPr>
          <w:sz w:val="28"/>
          <w:szCs w:val="28"/>
        </w:rPr>
        <w:t>,</w:t>
      </w:r>
      <w:r>
        <w:rPr>
          <w:sz w:val="28"/>
          <w:szCs w:val="28"/>
          <w:lang w:val="en-US"/>
        </w:rPr>
        <w:t xml:space="preserve"> chính xác</w:t>
      </w:r>
      <w:r>
        <w:rPr>
          <w:sz w:val="28"/>
          <w:szCs w:val="28"/>
        </w:rPr>
        <w:t xml:space="preserve"> của các lệnh giao dịch theo quy định của pháp luật;</w:t>
      </w:r>
    </w:p>
    <w:p w:rsidR="00501554" w:rsidRPr="003856F8" w:rsidRDefault="009054D7" w:rsidP="00664D22">
      <w:pPr>
        <w:widowControl w:val="0"/>
        <w:spacing w:before="240" w:after="0" w:line="259" w:lineRule="auto"/>
        <w:ind w:firstLine="567"/>
        <w:rPr>
          <w:sz w:val="28"/>
          <w:szCs w:val="28"/>
        </w:rPr>
      </w:pPr>
      <w:r>
        <w:rPr>
          <w:sz w:val="28"/>
          <w:szCs w:val="28"/>
          <w:lang w:val="en-US"/>
        </w:rPr>
        <w:t>d</w:t>
      </w:r>
      <w:r>
        <w:rPr>
          <w:sz w:val="28"/>
          <w:szCs w:val="28"/>
        </w:rPr>
        <w:t xml:space="preserve">) </w:t>
      </w:r>
      <w:r w:rsidR="00EB0527">
        <w:rPr>
          <w:sz w:val="28"/>
          <w:szCs w:val="28"/>
          <w:lang w:val="en-US"/>
        </w:rPr>
        <w:t>Bảo đảm</w:t>
      </w:r>
      <w:r>
        <w:rPr>
          <w:sz w:val="28"/>
          <w:szCs w:val="28"/>
        </w:rPr>
        <w:t xml:space="preserve"> tính chính xác, đầy đủ của thông tin giao dịch trên hệ thống </w:t>
      </w:r>
      <w:r>
        <w:rPr>
          <w:sz w:val="28"/>
          <w:szCs w:val="28"/>
        </w:rPr>
        <w:lastRenderedPageBreak/>
        <w:t>giao dịch các-bon;</w:t>
      </w:r>
    </w:p>
    <w:p w:rsidR="00DB4CC5" w:rsidRPr="003856F8" w:rsidRDefault="0074133F" w:rsidP="00664D22">
      <w:pPr>
        <w:widowControl w:val="0"/>
        <w:spacing w:before="240" w:after="0" w:line="259" w:lineRule="auto"/>
        <w:ind w:firstLine="567"/>
        <w:rPr>
          <w:sz w:val="28"/>
          <w:szCs w:val="28"/>
        </w:rPr>
      </w:pPr>
      <w:r w:rsidRPr="0074133F">
        <w:rPr>
          <w:sz w:val="28"/>
          <w:szCs w:val="28"/>
        </w:rPr>
        <w:t>đ)</w:t>
      </w:r>
      <w:r w:rsidR="00FC1CDC">
        <w:rPr>
          <w:sz w:val="28"/>
          <w:szCs w:val="28"/>
          <w:lang w:val="en-US"/>
        </w:rPr>
        <w:t xml:space="preserve"> </w:t>
      </w:r>
      <w:r w:rsidR="00EB0527">
        <w:rPr>
          <w:sz w:val="28"/>
          <w:szCs w:val="28"/>
          <w:lang w:val="en-US"/>
        </w:rPr>
        <w:t>Bảo đảm</w:t>
      </w:r>
      <w:r w:rsidR="009054D7">
        <w:rPr>
          <w:sz w:val="28"/>
          <w:szCs w:val="28"/>
        </w:rPr>
        <w:t xml:space="preserve"> cơ sở vật chất, kỹ thuật phục vụ cho các hoạt động giao dịch hạn ngạch phát thải khí nhà kính, tín chỉ các-bon;</w:t>
      </w:r>
    </w:p>
    <w:p w:rsidR="00A10F92" w:rsidRPr="003856F8" w:rsidRDefault="00FC1CDC" w:rsidP="00664D22">
      <w:pPr>
        <w:widowControl w:val="0"/>
        <w:spacing w:before="240" w:after="0" w:line="259" w:lineRule="auto"/>
        <w:ind w:firstLine="567"/>
        <w:rPr>
          <w:sz w:val="28"/>
          <w:szCs w:val="28"/>
          <w:lang w:val="en-US"/>
        </w:rPr>
      </w:pPr>
      <w:r>
        <w:rPr>
          <w:sz w:val="28"/>
          <w:szCs w:val="28"/>
          <w:lang w:val="en-US"/>
        </w:rPr>
        <w:t>e</w:t>
      </w:r>
      <w:r w:rsidR="009054D7">
        <w:rPr>
          <w:sz w:val="28"/>
          <w:szCs w:val="28"/>
          <w:lang w:val="en-US"/>
        </w:rPr>
        <w:t xml:space="preserve">) </w:t>
      </w:r>
      <w:r w:rsidR="00EB0527">
        <w:rPr>
          <w:sz w:val="28"/>
          <w:szCs w:val="28"/>
          <w:lang w:val="en-US"/>
        </w:rPr>
        <w:t>Bảo đảm</w:t>
      </w:r>
      <w:r w:rsidR="009054D7">
        <w:rPr>
          <w:sz w:val="28"/>
          <w:szCs w:val="28"/>
          <w:lang w:val="en-US"/>
        </w:rPr>
        <w:t xml:space="preserve"> duy trì các yêu cầu về hạ tầng công nghệ thông tin, quy trình nghiệp vụ theo quy chế của </w:t>
      </w:r>
      <w:r w:rsidR="005F7FC6">
        <w:rPr>
          <w:sz w:val="28"/>
          <w:szCs w:val="28"/>
          <w:lang w:val="en-US"/>
        </w:rPr>
        <w:t>Sở Giao dịch chứng khoán</w:t>
      </w:r>
      <w:r w:rsidR="009054D7">
        <w:rPr>
          <w:sz w:val="28"/>
          <w:szCs w:val="28"/>
          <w:lang w:val="en-US"/>
        </w:rPr>
        <w:t xml:space="preserve"> Việt Nam;</w:t>
      </w:r>
    </w:p>
    <w:p w:rsidR="00501554" w:rsidRPr="003856F8" w:rsidRDefault="00FC1CDC" w:rsidP="00664D22">
      <w:pPr>
        <w:widowControl w:val="0"/>
        <w:spacing w:before="240" w:after="0" w:line="259" w:lineRule="auto"/>
        <w:ind w:firstLine="567"/>
        <w:rPr>
          <w:sz w:val="28"/>
          <w:szCs w:val="28"/>
        </w:rPr>
      </w:pPr>
      <w:r>
        <w:rPr>
          <w:sz w:val="28"/>
          <w:szCs w:val="28"/>
          <w:lang w:val="en-US"/>
        </w:rPr>
        <w:t>g</w:t>
      </w:r>
      <w:r w:rsidR="009054D7">
        <w:rPr>
          <w:sz w:val="28"/>
          <w:szCs w:val="28"/>
        </w:rPr>
        <w:t>) Kiểm soát lệnh đặt vào hệ thống theo đúng quy định;</w:t>
      </w:r>
    </w:p>
    <w:p w:rsidR="00501554" w:rsidRPr="003856F8" w:rsidRDefault="00FC1CDC" w:rsidP="00664D22">
      <w:pPr>
        <w:widowControl w:val="0"/>
        <w:spacing w:before="240" w:after="0" w:line="259" w:lineRule="auto"/>
        <w:ind w:firstLine="567"/>
        <w:rPr>
          <w:sz w:val="28"/>
          <w:szCs w:val="28"/>
        </w:rPr>
      </w:pPr>
      <w:r>
        <w:rPr>
          <w:sz w:val="28"/>
          <w:szCs w:val="28"/>
          <w:lang w:val="en-US"/>
        </w:rPr>
        <w:t>h</w:t>
      </w:r>
      <w:r w:rsidR="009054D7">
        <w:rPr>
          <w:sz w:val="28"/>
          <w:szCs w:val="28"/>
        </w:rPr>
        <w:t>) Lưu trữ, bảo mật tài khoản và hồ sơ giao dịch của khách hàng theo quy định của pháp luật;</w:t>
      </w:r>
    </w:p>
    <w:p w:rsidR="00501554" w:rsidRPr="003856F8" w:rsidRDefault="00FC1CDC" w:rsidP="00664D22">
      <w:pPr>
        <w:widowControl w:val="0"/>
        <w:spacing w:before="240" w:after="0" w:line="259" w:lineRule="auto"/>
        <w:ind w:firstLine="567"/>
        <w:rPr>
          <w:sz w:val="28"/>
          <w:szCs w:val="28"/>
        </w:rPr>
      </w:pPr>
      <w:r>
        <w:rPr>
          <w:sz w:val="28"/>
          <w:szCs w:val="28"/>
          <w:lang w:val="en-US"/>
        </w:rPr>
        <w:t>i</w:t>
      </w:r>
      <w:r w:rsidR="009054D7">
        <w:rPr>
          <w:sz w:val="28"/>
          <w:szCs w:val="28"/>
        </w:rPr>
        <w:t xml:space="preserve">) Cung cấp thông tin liên quan đến tài khoản của chủ thể </w:t>
      </w:r>
      <w:r w:rsidR="009054D7">
        <w:rPr>
          <w:sz w:val="28"/>
          <w:szCs w:val="28"/>
          <w:lang w:val="en-US"/>
        </w:rPr>
        <w:t xml:space="preserve">tham gia </w:t>
      </w:r>
      <w:r w:rsidR="009054D7">
        <w:rPr>
          <w:sz w:val="28"/>
          <w:szCs w:val="28"/>
        </w:rPr>
        <w:t>giao dịch là khách hàng của mình theo yêu cầu của cơ quan có thẩm quyền;</w:t>
      </w:r>
    </w:p>
    <w:p w:rsidR="00501554" w:rsidRPr="003856F8" w:rsidRDefault="00FC1CDC" w:rsidP="00664D22">
      <w:pPr>
        <w:widowControl w:val="0"/>
        <w:spacing w:before="240" w:after="0" w:line="259" w:lineRule="auto"/>
        <w:ind w:firstLine="567"/>
        <w:rPr>
          <w:sz w:val="28"/>
          <w:szCs w:val="28"/>
        </w:rPr>
      </w:pPr>
      <w:r>
        <w:rPr>
          <w:sz w:val="28"/>
          <w:szCs w:val="28"/>
          <w:lang w:val="en-US"/>
        </w:rPr>
        <w:t>k</w:t>
      </w:r>
      <w:r w:rsidR="009054D7">
        <w:rPr>
          <w:sz w:val="28"/>
          <w:szCs w:val="28"/>
        </w:rPr>
        <w:t xml:space="preserve">) Tuân thủ nghĩa vụ báo cáo và nghĩa vụ khác theo quy định của pháp luật và quy chế của </w:t>
      </w:r>
      <w:r w:rsidR="005F7FC6">
        <w:rPr>
          <w:sz w:val="28"/>
          <w:szCs w:val="28"/>
        </w:rPr>
        <w:t>Sở Giao dịch chứng khoán</w:t>
      </w:r>
      <w:r w:rsidR="009054D7">
        <w:rPr>
          <w:sz w:val="28"/>
          <w:szCs w:val="28"/>
        </w:rPr>
        <w:t xml:space="preserve"> Việt Nam.</w:t>
      </w:r>
    </w:p>
    <w:p w:rsidR="00501554" w:rsidRPr="003856F8" w:rsidRDefault="009054D7" w:rsidP="00664D22">
      <w:pPr>
        <w:pStyle w:val="Heading1"/>
        <w:keepNext w:val="0"/>
        <w:keepLines w:val="0"/>
        <w:widowControl w:val="0"/>
        <w:spacing w:after="0" w:line="257" w:lineRule="auto"/>
        <w:ind w:firstLine="567"/>
        <w:jc w:val="both"/>
        <w:rPr>
          <w:b/>
          <w:sz w:val="28"/>
          <w:szCs w:val="28"/>
        </w:rPr>
      </w:pPr>
      <w:r>
        <w:rPr>
          <w:b/>
          <w:sz w:val="28"/>
          <w:szCs w:val="28"/>
        </w:rPr>
        <w:t xml:space="preserve">Điều </w:t>
      </w:r>
      <w:r>
        <w:rPr>
          <w:b/>
          <w:sz w:val="28"/>
          <w:szCs w:val="28"/>
          <w:lang w:val="en-US"/>
        </w:rPr>
        <w:t>20</w:t>
      </w:r>
      <w:r>
        <w:rPr>
          <w:b/>
          <w:sz w:val="28"/>
          <w:szCs w:val="28"/>
        </w:rPr>
        <w:t>. Đình chỉ tham gia hệ thống giao dịch các-bon của thành viên giao dịch các-bon</w:t>
      </w:r>
    </w:p>
    <w:p w:rsidR="00501554" w:rsidRPr="003856F8" w:rsidRDefault="009054D7" w:rsidP="00664D22">
      <w:pPr>
        <w:widowControl w:val="0"/>
        <w:spacing w:before="240" w:after="0" w:line="257" w:lineRule="auto"/>
        <w:ind w:firstLine="567"/>
        <w:rPr>
          <w:sz w:val="28"/>
          <w:szCs w:val="28"/>
        </w:rPr>
      </w:pPr>
      <w:r>
        <w:rPr>
          <w:sz w:val="28"/>
          <w:szCs w:val="28"/>
        </w:rPr>
        <w:t xml:space="preserve">1. </w:t>
      </w:r>
      <w:r w:rsidR="005F7FC6">
        <w:rPr>
          <w:sz w:val="28"/>
          <w:szCs w:val="28"/>
        </w:rPr>
        <w:t>Sở Giao dịch chứng khoán</w:t>
      </w:r>
      <w:r>
        <w:rPr>
          <w:sz w:val="28"/>
          <w:szCs w:val="28"/>
        </w:rPr>
        <w:t xml:space="preserve"> Việt Nam đình chỉ trong thời gian tối đa 90 ngày đối với một phần hoặc toàn bộ việc </w:t>
      </w:r>
      <w:r>
        <w:rPr>
          <w:bCs/>
          <w:sz w:val="28"/>
          <w:szCs w:val="28"/>
        </w:rPr>
        <w:t>tham gia hệ thống giao dịch các-bon</w:t>
      </w:r>
      <w:r>
        <w:rPr>
          <w:b/>
          <w:sz w:val="28"/>
          <w:szCs w:val="28"/>
        </w:rPr>
        <w:t xml:space="preserve"> </w:t>
      </w:r>
      <w:r>
        <w:rPr>
          <w:sz w:val="28"/>
          <w:szCs w:val="28"/>
        </w:rPr>
        <w:t>của thành viên giao dịch các-bon trong các trường hợp sau:</w:t>
      </w:r>
    </w:p>
    <w:p w:rsidR="00501554" w:rsidRPr="003856F8" w:rsidRDefault="009054D7" w:rsidP="00664D22">
      <w:pPr>
        <w:widowControl w:val="0"/>
        <w:spacing w:before="240" w:after="0" w:line="257" w:lineRule="auto"/>
        <w:ind w:firstLine="567"/>
        <w:rPr>
          <w:sz w:val="28"/>
          <w:szCs w:val="28"/>
        </w:rPr>
      </w:pPr>
      <w:r>
        <w:rPr>
          <w:sz w:val="28"/>
          <w:szCs w:val="28"/>
        </w:rPr>
        <w:t xml:space="preserve">a) </w:t>
      </w:r>
      <w:r>
        <w:rPr>
          <w:sz w:val="28"/>
          <w:szCs w:val="28"/>
          <w:lang w:val="en-US"/>
        </w:rPr>
        <w:t>B</w:t>
      </w:r>
      <w:r>
        <w:rPr>
          <w:sz w:val="28"/>
          <w:szCs w:val="28"/>
        </w:rPr>
        <w:t xml:space="preserve">ị </w:t>
      </w:r>
      <w:r w:rsidR="005F7FC6">
        <w:rPr>
          <w:sz w:val="28"/>
          <w:szCs w:val="28"/>
        </w:rPr>
        <w:t>Tổng công ty lưu ký và bù trừ chứng khoán Việt Nam</w:t>
      </w:r>
      <w:r>
        <w:rPr>
          <w:sz w:val="28"/>
          <w:szCs w:val="28"/>
        </w:rPr>
        <w:t xml:space="preserve"> đình chỉ hoạt </w:t>
      </w:r>
      <w:r w:rsidRPr="00664D22">
        <w:rPr>
          <w:spacing w:val="4"/>
          <w:sz w:val="28"/>
          <w:szCs w:val="28"/>
        </w:rPr>
        <w:t>động lưu ký</w:t>
      </w:r>
      <w:r w:rsidRPr="00664D22">
        <w:rPr>
          <w:spacing w:val="4"/>
          <w:sz w:val="28"/>
          <w:szCs w:val="28"/>
          <w:lang w:val="en-US"/>
        </w:rPr>
        <w:t xml:space="preserve">, </w:t>
      </w:r>
      <w:r w:rsidRPr="00664D22">
        <w:rPr>
          <w:spacing w:val="4"/>
          <w:sz w:val="28"/>
          <w:szCs w:val="28"/>
        </w:rPr>
        <w:t>thanh toán giao dịch hạn ngạch phát thải khí nhà kính, tín chỉ các-bon;</w:t>
      </w:r>
    </w:p>
    <w:p w:rsidR="00501554" w:rsidRPr="003856F8" w:rsidRDefault="009054D7" w:rsidP="00664D22">
      <w:pPr>
        <w:widowControl w:val="0"/>
        <w:spacing w:before="240" w:after="0" w:line="257" w:lineRule="auto"/>
        <w:ind w:firstLine="567"/>
        <w:rPr>
          <w:sz w:val="28"/>
          <w:szCs w:val="28"/>
        </w:rPr>
      </w:pPr>
      <w:r>
        <w:rPr>
          <w:sz w:val="28"/>
          <w:szCs w:val="28"/>
        </w:rPr>
        <w:t xml:space="preserve">b) </w:t>
      </w:r>
      <w:r>
        <w:rPr>
          <w:sz w:val="28"/>
          <w:szCs w:val="28"/>
          <w:lang w:val="en-US"/>
        </w:rPr>
        <w:t>Bị</w:t>
      </w:r>
      <w:r>
        <w:rPr>
          <w:sz w:val="28"/>
          <w:szCs w:val="28"/>
        </w:rPr>
        <w:t xml:space="preserve"> tạm ngừng, đình chỉ việc cung cấp dịch vụ hỗ trợ giao dịch hạn ngạch phát thải khí nhà kính, tín chỉ các-bon </w:t>
      </w:r>
      <w:r>
        <w:rPr>
          <w:sz w:val="28"/>
          <w:szCs w:val="28"/>
          <w:lang w:val="en-US"/>
        </w:rPr>
        <w:t>theo yêu cầu của cơ quan nhà nước có thẩm quyền</w:t>
      </w:r>
      <w:r>
        <w:rPr>
          <w:sz w:val="28"/>
          <w:szCs w:val="28"/>
        </w:rPr>
        <w:t>;</w:t>
      </w:r>
    </w:p>
    <w:p w:rsidR="00501554" w:rsidRPr="003856F8" w:rsidRDefault="009054D7" w:rsidP="00664D22">
      <w:pPr>
        <w:widowControl w:val="0"/>
        <w:spacing w:before="240" w:after="0" w:line="257" w:lineRule="auto"/>
        <w:ind w:firstLine="567"/>
        <w:rPr>
          <w:sz w:val="28"/>
          <w:szCs w:val="28"/>
        </w:rPr>
      </w:pPr>
      <w:r>
        <w:rPr>
          <w:sz w:val="28"/>
          <w:szCs w:val="28"/>
        </w:rPr>
        <w:t xml:space="preserve">c) </w:t>
      </w:r>
      <w:r>
        <w:rPr>
          <w:sz w:val="28"/>
          <w:szCs w:val="28"/>
          <w:lang w:val="en-US"/>
        </w:rPr>
        <w:t>Th</w:t>
      </w:r>
      <w:r>
        <w:rPr>
          <w:sz w:val="28"/>
          <w:szCs w:val="28"/>
          <w:lang w:val="id-ID"/>
        </w:rPr>
        <w:t>ường xuyên vi phạm nghĩa vụ của thành viên giao dịch các-bon</w:t>
      </w:r>
      <w:r>
        <w:rPr>
          <w:sz w:val="28"/>
          <w:szCs w:val="28"/>
        </w:rPr>
        <w:t xml:space="preserve"> trên sàn giao dịch các-bon</w:t>
      </w:r>
      <w:r>
        <w:rPr>
          <w:sz w:val="28"/>
          <w:szCs w:val="28"/>
          <w:lang w:val="id-ID"/>
        </w:rPr>
        <w:t xml:space="preserve"> </w:t>
      </w:r>
      <w:r w:rsidR="00BC781C">
        <w:rPr>
          <w:sz w:val="28"/>
          <w:szCs w:val="28"/>
          <w:lang w:val="id-ID"/>
        </w:rPr>
        <w:t>trong</w:t>
      </w:r>
      <w:r w:rsidR="00BC781C">
        <w:rPr>
          <w:sz w:val="28"/>
          <w:szCs w:val="28"/>
        </w:rPr>
        <w:t xml:space="preserve"> nước </w:t>
      </w:r>
      <w:r>
        <w:rPr>
          <w:sz w:val="28"/>
          <w:szCs w:val="28"/>
          <w:lang w:val="id-ID"/>
        </w:rPr>
        <w:t xml:space="preserve">theo quy định tại Nghị định này và </w:t>
      </w:r>
      <w:r>
        <w:rPr>
          <w:sz w:val="28"/>
          <w:szCs w:val="28"/>
        </w:rPr>
        <w:t>q</w:t>
      </w:r>
      <w:r>
        <w:rPr>
          <w:sz w:val="28"/>
          <w:szCs w:val="28"/>
          <w:lang w:val="id-ID"/>
        </w:rPr>
        <w:t xml:space="preserve">uy chế của </w:t>
      </w:r>
      <w:r w:rsidR="005F7FC6">
        <w:rPr>
          <w:sz w:val="28"/>
          <w:szCs w:val="28"/>
        </w:rPr>
        <w:t>Sở Giao dịch chứng khoán</w:t>
      </w:r>
      <w:r>
        <w:rPr>
          <w:sz w:val="28"/>
          <w:szCs w:val="28"/>
          <w:lang w:val="id-ID"/>
        </w:rPr>
        <w:t xml:space="preserve"> Việt Nam</w:t>
      </w:r>
      <w:r>
        <w:rPr>
          <w:sz w:val="28"/>
          <w:szCs w:val="28"/>
        </w:rPr>
        <w:t>;</w:t>
      </w:r>
    </w:p>
    <w:p w:rsidR="00501554" w:rsidRPr="003856F8" w:rsidRDefault="009054D7" w:rsidP="00664D22">
      <w:pPr>
        <w:widowControl w:val="0"/>
        <w:spacing w:before="240" w:after="0" w:line="257" w:lineRule="auto"/>
        <w:ind w:firstLine="567"/>
        <w:rPr>
          <w:sz w:val="28"/>
          <w:szCs w:val="28"/>
        </w:rPr>
      </w:pPr>
      <w:r>
        <w:rPr>
          <w:sz w:val="28"/>
          <w:szCs w:val="28"/>
        </w:rPr>
        <w:t xml:space="preserve">d) </w:t>
      </w:r>
      <w:r>
        <w:rPr>
          <w:sz w:val="28"/>
          <w:szCs w:val="28"/>
          <w:lang w:val="en-US"/>
        </w:rPr>
        <w:t>Đang trong</w:t>
      </w:r>
      <w:r>
        <w:rPr>
          <w:sz w:val="28"/>
          <w:szCs w:val="28"/>
        </w:rPr>
        <w:t xml:space="preserve"> tình trạng bị đình chỉ hoạt động theo quy định của pháp luật về chứng khoán;</w:t>
      </w:r>
    </w:p>
    <w:p w:rsidR="00501554" w:rsidRPr="00664D22" w:rsidRDefault="009054D7" w:rsidP="00664D22">
      <w:pPr>
        <w:widowControl w:val="0"/>
        <w:spacing w:before="240" w:after="0" w:line="257" w:lineRule="auto"/>
        <w:ind w:firstLine="567"/>
        <w:rPr>
          <w:spacing w:val="4"/>
          <w:sz w:val="28"/>
          <w:szCs w:val="28"/>
        </w:rPr>
      </w:pPr>
      <w:r w:rsidRPr="00664D22">
        <w:rPr>
          <w:spacing w:val="4"/>
          <w:sz w:val="28"/>
          <w:szCs w:val="28"/>
        </w:rPr>
        <w:t xml:space="preserve">đ) </w:t>
      </w:r>
      <w:r w:rsidRPr="00664D22">
        <w:rPr>
          <w:spacing w:val="4"/>
          <w:sz w:val="28"/>
          <w:szCs w:val="28"/>
          <w:lang w:val="en-US"/>
        </w:rPr>
        <w:t>K</w:t>
      </w:r>
      <w:r w:rsidRPr="00664D22">
        <w:rPr>
          <w:spacing w:val="4"/>
          <w:sz w:val="28"/>
          <w:szCs w:val="28"/>
        </w:rPr>
        <w:t>hông đáp ứng yêu cầu quy định tại điểm c khoản 1 Điều 1</w:t>
      </w:r>
      <w:r w:rsidR="00E71484" w:rsidRPr="00664D22">
        <w:rPr>
          <w:spacing w:val="4"/>
          <w:sz w:val="28"/>
          <w:szCs w:val="28"/>
          <w:lang w:val="en-US"/>
        </w:rPr>
        <w:t>8</w:t>
      </w:r>
      <w:r w:rsidRPr="00664D22">
        <w:rPr>
          <w:spacing w:val="4"/>
          <w:sz w:val="28"/>
          <w:szCs w:val="28"/>
        </w:rPr>
        <w:t xml:space="preserve"> Nghị định này;</w:t>
      </w:r>
    </w:p>
    <w:p w:rsidR="00501554" w:rsidRPr="00664D22" w:rsidRDefault="009054D7" w:rsidP="00664D22">
      <w:pPr>
        <w:widowControl w:val="0"/>
        <w:spacing w:before="240" w:after="0" w:line="257" w:lineRule="auto"/>
        <w:ind w:firstLine="567"/>
        <w:rPr>
          <w:spacing w:val="4"/>
          <w:sz w:val="28"/>
          <w:szCs w:val="28"/>
        </w:rPr>
      </w:pPr>
      <w:r w:rsidRPr="00664D22">
        <w:rPr>
          <w:spacing w:val="4"/>
          <w:sz w:val="28"/>
          <w:szCs w:val="28"/>
        </w:rPr>
        <w:t>e</w:t>
      </w:r>
      <w:r w:rsidRPr="00664D22">
        <w:rPr>
          <w:spacing w:val="4"/>
          <w:sz w:val="28"/>
          <w:szCs w:val="28"/>
          <w:lang w:val="id-ID"/>
        </w:rPr>
        <w:t xml:space="preserve">) </w:t>
      </w:r>
      <w:r w:rsidRPr="00664D22">
        <w:rPr>
          <w:spacing w:val="4"/>
          <w:sz w:val="28"/>
          <w:szCs w:val="28"/>
        </w:rPr>
        <w:t xml:space="preserve">Các trường hợp khác theo quy chế của </w:t>
      </w:r>
      <w:r w:rsidR="005F7FC6" w:rsidRPr="00664D22">
        <w:rPr>
          <w:spacing w:val="4"/>
          <w:sz w:val="28"/>
          <w:szCs w:val="28"/>
        </w:rPr>
        <w:t>Sở Giao dịch chứng khoán</w:t>
      </w:r>
      <w:r w:rsidRPr="00664D22">
        <w:rPr>
          <w:spacing w:val="4"/>
          <w:sz w:val="28"/>
          <w:szCs w:val="28"/>
        </w:rPr>
        <w:t xml:space="preserve"> </w:t>
      </w:r>
      <w:r w:rsidRPr="00664D22">
        <w:rPr>
          <w:spacing w:val="4"/>
          <w:sz w:val="28"/>
          <w:szCs w:val="28"/>
        </w:rPr>
        <w:lastRenderedPageBreak/>
        <w:t>Việt Nam.</w:t>
      </w:r>
    </w:p>
    <w:p w:rsidR="00501554" w:rsidRPr="003856F8" w:rsidRDefault="009054D7" w:rsidP="00664D22">
      <w:pPr>
        <w:widowControl w:val="0"/>
        <w:spacing w:before="240" w:after="0" w:line="257" w:lineRule="auto"/>
        <w:ind w:firstLine="567"/>
        <w:rPr>
          <w:sz w:val="28"/>
          <w:szCs w:val="28"/>
        </w:rPr>
      </w:pPr>
      <w:r>
        <w:rPr>
          <w:sz w:val="28"/>
          <w:szCs w:val="28"/>
        </w:rPr>
        <w:t>2. Cách thức xác định, thời hạn</w:t>
      </w:r>
      <w:r w:rsidR="00DB3DC0">
        <w:rPr>
          <w:sz w:val="28"/>
          <w:szCs w:val="28"/>
        </w:rPr>
        <w:t xml:space="preserve">, </w:t>
      </w:r>
      <w:r>
        <w:rPr>
          <w:sz w:val="28"/>
          <w:szCs w:val="28"/>
        </w:rPr>
        <w:t>phạm vi </w:t>
      </w:r>
      <w:r>
        <w:rPr>
          <w:sz w:val="28"/>
          <w:szCs w:val="28"/>
          <w:lang w:val="id-ID"/>
        </w:rPr>
        <w:t xml:space="preserve">đình chỉ </w:t>
      </w:r>
      <w:r>
        <w:rPr>
          <w:sz w:val="28"/>
          <w:szCs w:val="28"/>
        </w:rPr>
        <w:t xml:space="preserve">việc </w:t>
      </w:r>
      <w:r>
        <w:rPr>
          <w:bCs/>
          <w:sz w:val="28"/>
          <w:szCs w:val="28"/>
        </w:rPr>
        <w:t>tham gia hệ thống giao dịch các-bon</w:t>
      </w:r>
      <w:r>
        <w:rPr>
          <w:sz w:val="28"/>
          <w:szCs w:val="28"/>
          <w:lang w:val="id-ID"/>
        </w:rPr>
        <w:t xml:space="preserve"> của thành viên giao dịch các-bon</w:t>
      </w:r>
      <w:r>
        <w:rPr>
          <w:sz w:val="28"/>
          <w:szCs w:val="28"/>
        </w:rPr>
        <w:t xml:space="preserve"> </w:t>
      </w:r>
      <w:r w:rsidR="00DB3DC0">
        <w:rPr>
          <w:sz w:val="28"/>
          <w:szCs w:val="28"/>
        </w:rPr>
        <w:t xml:space="preserve">và khôi phục việc tham gia hệ thống giao dịch các-bon của thành viên giao dịch các-bon </w:t>
      </w:r>
      <w:r>
        <w:rPr>
          <w:sz w:val="28"/>
          <w:szCs w:val="28"/>
        </w:rPr>
        <w:t>thực hiện theo quy chế của </w:t>
      </w:r>
      <w:r w:rsidR="005F7FC6">
        <w:rPr>
          <w:sz w:val="28"/>
          <w:szCs w:val="28"/>
        </w:rPr>
        <w:t>Sở Giao dịch chứng khoán</w:t>
      </w:r>
      <w:r>
        <w:rPr>
          <w:sz w:val="28"/>
          <w:szCs w:val="28"/>
        </w:rPr>
        <w:t xml:space="preserve"> Việt Nam</w:t>
      </w:r>
      <w:r>
        <w:rPr>
          <w:sz w:val="28"/>
          <w:szCs w:val="28"/>
          <w:lang w:val="id-ID"/>
        </w:rPr>
        <w:t>.</w:t>
      </w:r>
    </w:p>
    <w:p w:rsidR="00501554" w:rsidRPr="003856F8" w:rsidRDefault="009054D7" w:rsidP="00664D22">
      <w:pPr>
        <w:pStyle w:val="Heading1"/>
        <w:keepNext w:val="0"/>
        <w:keepLines w:val="0"/>
        <w:widowControl w:val="0"/>
        <w:spacing w:after="0" w:line="257" w:lineRule="auto"/>
        <w:ind w:firstLine="567"/>
        <w:jc w:val="both"/>
        <w:rPr>
          <w:b/>
          <w:sz w:val="28"/>
          <w:szCs w:val="28"/>
        </w:rPr>
      </w:pPr>
      <w:r>
        <w:rPr>
          <w:b/>
          <w:sz w:val="28"/>
          <w:szCs w:val="28"/>
        </w:rPr>
        <w:t>Điều</w:t>
      </w:r>
      <w:r>
        <w:rPr>
          <w:b/>
          <w:sz w:val="28"/>
          <w:szCs w:val="28"/>
          <w:lang w:val="en-US"/>
        </w:rPr>
        <w:t xml:space="preserve"> </w:t>
      </w:r>
      <w:r>
        <w:rPr>
          <w:b/>
          <w:sz w:val="28"/>
          <w:szCs w:val="28"/>
        </w:rPr>
        <w:t>2</w:t>
      </w:r>
      <w:r>
        <w:rPr>
          <w:b/>
          <w:sz w:val="28"/>
          <w:szCs w:val="28"/>
          <w:lang w:val="en-US"/>
        </w:rPr>
        <w:t>1</w:t>
      </w:r>
      <w:r>
        <w:rPr>
          <w:b/>
          <w:sz w:val="28"/>
          <w:szCs w:val="28"/>
        </w:rPr>
        <w:t>. Chấm dứt tham gia hệ thống giao dịch các-bon của thành viên giao dịch các-bon</w:t>
      </w:r>
    </w:p>
    <w:p w:rsidR="00501554" w:rsidRPr="003856F8" w:rsidRDefault="009054D7" w:rsidP="00664D22">
      <w:pPr>
        <w:widowControl w:val="0"/>
        <w:spacing w:before="240" w:after="0" w:line="257" w:lineRule="auto"/>
        <w:ind w:firstLine="567"/>
        <w:rPr>
          <w:sz w:val="28"/>
          <w:szCs w:val="28"/>
        </w:rPr>
      </w:pPr>
      <w:r>
        <w:rPr>
          <w:sz w:val="28"/>
          <w:szCs w:val="28"/>
        </w:rPr>
        <w:t xml:space="preserve">1. </w:t>
      </w:r>
      <w:r w:rsidR="005F7FC6">
        <w:rPr>
          <w:sz w:val="28"/>
          <w:szCs w:val="28"/>
        </w:rPr>
        <w:t>Sở Giao dịch chứng khoán</w:t>
      </w:r>
      <w:r>
        <w:rPr>
          <w:sz w:val="28"/>
          <w:szCs w:val="28"/>
        </w:rPr>
        <w:t xml:space="preserve"> Việt Nam chấm dứt tham gia hệ thống giao dịch các-bon của thành viên giao dịch các-bon trong các trường hợp sau:</w:t>
      </w:r>
    </w:p>
    <w:p w:rsidR="00501554" w:rsidRPr="003856F8" w:rsidRDefault="009054D7" w:rsidP="00664D22">
      <w:pPr>
        <w:widowControl w:val="0"/>
        <w:spacing w:before="240" w:after="0" w:line="257" w:lineRule="auto"/>
        <w:ind w:firstLine="567"/>
        <w:rPr>
          <w:sz w:val="28"/>
          <w:szCs w:val="28"/>
        </w:rPr>
      </w:pPr>
      <w:r>
        <w:rPr>
          <w:sz w:val="28"/>
          <w:szCs w:val="28"/>
        </w:rPr>
        <w:t xml:space="preserve">a) Thành viên giao dịch các-bon tự nguyện chấm dứt tham gia hệ thống giao dịch các-bon và được </w:t>
      </w:r>
      <w:r w:rsidR="005F7FC6">
        <w:rPr>
          <w:sz w:val="28"/>
          <w:szCs w:val="28"/>
        </w:rPr>
        <w:t>Sở Giao dịch chứng khoán</w:t>
      </w:r>
      <w:r>
        <w:rPr>
          <w:sz w:val="28"/>
          <w:szCs w:val="28"/>
        </w:rPr>
        <w:t xml:space="preserve"> Việt Nam chấp thuận;</w:t>
      </w:r>
    </w:p>
    <w:p w:rsidR="00501554" w:rsidRPr="003856F8" w:rsidRDefault="009054D7" w:rsidP="00664D22">
      <w:pPr>
        <w:widowControl w:val="0"/>
        <w:spacing w:before="240" w:after="0" w:line="257" w:lineRule="auto"/>
        <w:ind w:firstLine="567"/>
        <w:rPr>
          <w:sz w:val="28"/>
          <w:szCs w:val="28"/>
        </w:rPr>
      </w:pPr>
      <w:r>
        <w:rPr>
          <w:sz w:val="28"/>
          <w:szCs w:val="28"/>
        </w:rPr>
        <w:t>b) Thành viên giao dịch các-bon bị bắt buộc chấm dứt tham gia hệ thống giao dịch các-bon theo quy định tại khoản 2 Điều này.</w:t>
      </w:r>
    </w:p>
    <w:p w:rsidR="00501554" w:rsidRPr="003856F8" w:rsidRDefault="009054D7" w:rsidP="0041376D">
      <w:pPr>
        <w:widowControl w:val="0"/>
        <w:spacing w:before="240" w:after="0" w:line="252" w:lineRule="auto"/>
        <w:ind w:firstLine="567"/>
        <w:rPr>
          <w:sz w:val="28"/>
          <w:szCs w:val="28"/>
        </w:rPr>
      </w:pPr>
      <w:r>
        <w:rPr>
          <w:sz w:val="28"/>
          <w:szCs w:val="28"/>
        </w:rPr>
        <w:t>2. Các trường hợp thành viên giao dịch các-bon bị bắt buộc chấm dứt tham gia hệ thống giao dịch các-bon:</w:t>
      </w:r>
    </w:p>
    <w:p w:rsidR="00501554" w:rsidRPr="003856F8" w:rsidRDefault="009054D7" w:rsidP="0041376D">
      <w:pPr>
        <w:widowControl w:val="0"/>
        <w:spacing w:before="240" w:after="0" w:line="252" w:lineRule="auto"/>
        <w:ind w:firstLine="567"/>
        <w:rPr>
          <w:sz w:val="28"/>
          <w:szCs w:val="28"/>
        </w:rPr>
      </w:pPr>
      <w:r>
        <w:rPr>
          <w:sz w:val="28"/>
          <w:szCs w:val="28"/>
        </w:rPr>
        <w:t>a) Kết thúc thời hạn đình chỉ tham gia hệ thống giao dịch các-bon mà không khắc phục được nguyên nhân dẫn đến việc bị đình chỉ;</w:t>
      </w:r>
    </w:p>
    <w:p w:rsidR="00501554" w:rsidRPr="00664D22" w:rsidRDefault="009054D7" w:rsidP="0041376D">
      <w:pPr>
        <w:widowControl w:val="0"/>
        <w:spacing w:before="240" w:after="0" w:line="252" w:lineRule="auto"/>
        <w:ind w:firstLine="567"/>
        <w:rPr>
          <w:spacing w:val="4"/>
          <w:sz w:val="28"/>
          <w:szCs w:val="28"/>
        </w:rPr>
      </w:pPr>
      <w:r>
        <w:rPr>
          <w:sz w:val="28"/>
          <w:szCs w:val="28"/>
        </w:rPr>
        <w:t xml:space="preserve">b) </w:t>
      </w:r>
      <w:r w:rsidRPr="00664D22">
        <w:rPr>
          <w:spacing w:val="4"/>
          <w:sz w:val="28"/>
          <w:szCs w:val="28"/>
        </w:rPr>
        <w:t xml:space="preserve">Các trường hợp khác theo quy chế của </w:t>
      </w:r>
      <w:r w:rsidR="005F7FC6" w:rsidRPr="00664D22">
        <w:rPr>
          <w:spacing w:val="4"/>
          <w:sz w:val="28"/>
          <w:szCs w:val="28"/>
        </w:rPr>
        <w:t>Sở Giao dịch chứng khoán</w:t>
      </w:r>
      <w:r w:rsidRPr="00664D22">
        <w:rPr>
          <w:spacing w:val="4"/>
          <w:sz w:val="28"/>
          <w:szCs w:val="28"/>
        </w:rPr>
        <w:t xml:space="preserve"> Việt Nam.</w:t>
      </w:r>
    </w:p>
    <w:p w:rsidR="00501554" w:rsidRPr="003856F8" w:rsidRDefault="009054D7" w:rsidP="0041376D">
      <w:pPr>
        <w:widowControl w:val="0"/>
        <w:spacing w:before="240" w:after="0" w:line="252" w:lineRule="auto"/>
        <w:ind w:firstLine="567"/>
        <w:rPr>
          <w:sz w:val="28"/>
          <w:szCs w:val="28"/>
        </w:rPr>
      </w:pPr>
      <w:r>
        <w:rPr>
          <w:sz w:val="28"/>
          <w:szCs w:val="28"/>
        </w:rPr>
        <w:t>3. Trong thời gian thực hiện thủ tục chấm dứt tham gia hệ thống giao dịch các-bon, thành viên giao dịch các-bon không được ký hợp đồng mới, không được gia hạn các hợp đồng với khách hàng để thực hiện giao dịch qua hệ thống giao dịch các-bon; phải thực hiện tất toán, chuyển tài khoản theo yêu cầu của khách hàng (nếu có).</w:t>
      </w:r>
    </w:p>
    <w:p w:rsidR="00501554" w:rsidRPr="003856F8" w:rsidRDefault="009054D7" w:rsidP="0041376D">
      <w:pPr>
        <w:widowControl w:val="0"/>
        <w:spacing w:before="240" w:after="0" w:line="252" w:lineRule="auto"/>
        <w:ind w:firstLine="567"/>
        <w:rPr>
          <w:sz w:val="28"/>
          <w:szCs w:val="28"/>
        </w:rPr>
      </w:pPr>
      <w:r>
        <w:rPr>
          <w:sz w:val="28"/>
          <w:szCs w:val="28"/>
        </w:rPr>
        <w:t xml:space="preserve">4. Trình tự, thủ tục chấm dứt tham gia hệ thống giao dịch các-bon và các biểu mẫu có liên quan thực hiện theo quy chế của </w:t>
      </w:r>
      <w:r w:rsidR="005F7FC6">
        <w:rPr>
          <w:sz w:val="28"/>
          <w:szCs w:val="28"/>
        </w:rPr>
        <w:t>Sở Giao dịch chứng khoán</w:t>
      </w:r>
      <w:r>
        <w:rPr>
          <w:sz w:val="28"/>
          <w:szCs w:val="28"/>
        </w:rPr>
        <w:t xml:space="preserve"> Việt Nam.</w:t>
      </w:r>
    </w:p>
    <w:p w:rsidR="00501554" w:rsidRPr="003856F8" w:rsidRDefault="009054D7" w:rsidP="0041376D">
      <w:pPr>
        <w:pStyle w:val="Heading1"/>
        <w:keepNext w:val="0"/>
        <w:keepLines w:val="0"/>
        <w:widowControl w:val="0"/>
        <w:spacing w:after="0" w:line="252" w:lineRule="auto"/>
        <w:ind w:firstLine="567"/>
        <w:jc w:val="both"/>
        <w:rPr>
          <w:b/>
          <w:sz w:val="28"/>
          <w:szCs w:val="28"/>
        </w:rPr>
      </w:pPr>
      <w:r>
        <w:rPr>
          <w:b/>
          <w:sz w:val="28"/>
          <w:szCs w:val="28"/>
        </w:rPr>
        <w:t>Điều 2</w:t>
      </w:r>
      <w:r>
        <w:rPr>
          <w:b/>
          <w:sz w:val="28"/>
          <w:szCs w:val="28"/>
          <w:lang w:val="en-US"/>
        </w:rPr>
        <w:t>2</w:t>
      </w:r>
      <w:r>
        <w:rPr>
          <w:b/>
          <w:sz w:val="28"/>
          <w:szCs w:val="28"/>
        </w:rPr>
        <w:t>. Yêu cầu, hồ sơ, trình tự, thủ tục đăng ký tham gia hệ thống lưu ký và thanh toán giao dịch các-bon</w:t>
      </w:r>
    </w:p>
    <w:p w:rsidR="00501554" w:rsidRPr="003856F8" w:rsidRDefault="009054D7" w:rsidP="0041376D">
      <w:pPr>
        <w:widowControl w:val="0"/>
        <w:spacing w:before="240" w:after="0" w:line="252" w:lineRule="auto"/>
        <w:ind w:firstLine="567"/>
        <w:rPr>
          <w:sz w:val="28"/>
          <w:szCs w:val="28"/>
        </w:rPr>
      </w:pPr>
      <w:r>
        <w:rPr>
          <w:sz w:val="28"/>
          <w:szCs w:val="28"/>
        </w:rPr>
        <w:t>1. Thành viên lưu ký các-bon phải đáp ứng các yêu cầu sau:</w:t>
      </w:r>
    </w:p>
    <w:p w:rsidR="00501554" w:rsidRPr="003856F8" w:rsidRDefault="009054D7" w:rsidP="0041376D">
      <w:pPr>
        <w:widowControl w:val="0"/>
        <w:spacing w:before="240" w:after="0" w:line="252" w:lineRule="auto"/>
        <w:ind w:firstLine="567"/>
        <w:rPr>
          <w:sz w:val="28"/>
          <w:szCs w:val="28"/>
        </w:rPr>
      </w:pPr>
      <w:r>
        <w:rPr>
          <w:sz w:val="28"/>
          <w:szCs w:val="28"/>
        </w:rPr>
        <w:t xml:space="preserve">a) Là công ty chứng khoán đã được </w:t>
      </w:r>
      <w:r w:rsidR="005F7FC6">
        <w:rPr>
          <w:sz w:val="28"/>
          <w:szCs w:val="28"/>
        </w:rPr>
        <w:t xml:space="preserve">Tổng công ty lưu ký và bù trừ chứng </w:t>
      </w:r>
      <w:r w:rsidR="005F7FC6" w:rsidRPr="0041376D">
        <w:rPr>
          <w:spacing w:val="-8"/>
          <w:sz w:val="28"/>
          <w:szCs w:val="28"/>
        </w:rPr>
        <w:t>khoán Việt Nam</w:t>
      </w:r>
      <w:r w:rsidRPr="0041376D">
        <w:rPr>
          <w:spacing w:val="-8"/>
          <w:sz w:val="28"/>
          <w:szCs w:val="28"/>
        </w:rPr>
        <w:t xml:space="preserve"> cấp Giấy chứng nhận thành viên lưu ký theo pháp luật chứng </w:t>
      </w:r>
      <w:r w:rsidRPr="0041376D">
        <w:rPr>
          <w:spacing w:val="-8"/>
          <w:sz w:val="28"/>
          <w:szCs w:val="28"/>
        </w:rPr>
        <w:lastRenderedPageBreak/>
        <w:t>khoán;</w:t>
      </w:r>
    </w:p>
    <w:p w:rsidR="00501554" w:rsidRPr="003856F8" w:rsidRDefault="009054D7" w:rsidP="0041376D">
      <w:pPr>
        <w:widowControl w:val="0"/>
        <w:spacing w:before="240" w:after="0" w:line="252" w:lineRule="auto"/>
        <w:ind w:firstLine="567"/>
        <w:rPr>
          <w:sz w:val="28"/>
          <w:szCs w:val="28"/>
        </w:rPr>
      </w:pPr>
      <w:r>
        <w:rPr>
          <w:sz w:val="28"/>
          <w:szCs w:val="28"/>
        </w:rPr>
        <w:t>b) Không trong tình trạng cảnh báo, kiểm soát, kiểm soát đặc biệt, đình chỉ hoạt động theo quy định của pháp luật về chứng khoán;</w:t>
      </w:r>
    </w:p>
    <w:p w:rsidR="00501554" w:rsidRPr="003856F8" w:rsidRDefault="009054D7" w:rsidP="0041376D">
      <w:pPr>
        <w:widowControl w:val="0"/>
        <w:spacing w:before="240" w:after="0" w:line="252" w:lineRule="auto"/>
        <w:ind w:firstLine="567"/>
        <w:rPr>
          <w:sz w:val="28"/>
          <w:szCs w:val="28"/>
        </w:rPr>
      </w:pPr>
      <w:r>
        <w:rPr>
          <w:sz w:val="28"/>
          <w:szCs w:val="28"/>
        </w:rPr>
        <w:t xml:space="preserve">c) Đáp ứng yêu cầu về hạ tầng công nghệ thông tin, quy trình nghiệp vụ theo yêu cầu của </w:t>
      </w:r>
      <w:r w:rsidR="005F7FC6">
        <w:rPr>
          <w:sz w:val="28"/>
          <w:szCs w:val="28"/>
        </w:rPr>
        <w:t>Tổng công ty lưu ký và bù trừ chứng khoán Việt Nam</w:t>
      </w:r>
      <w:r>
        <w:rPr>
          <w:sz w:val="28"/>
          <w:szCs w:val="28"/>
        </w:rPr>
        <w:t>.</w:t>
      </w:r>
    </w:p>
    <w:p w:rsidR="00501554" w:rsidRPr="0041376D" w:rsidRDefault="009054D7" w:rsidP="0041376D">
      <w:pPr>
        <w:widowControl w:val="0"/>
        <w:spacing w:before="240" w:after="0" w:line="252" w:lineRule="auto"/>
        <w:ind w:firstLine="567"/>
        <w:rPr>
          <w:spacing w:val="-4"/>
          <w:sz w:val="28"/>
          <w:szCs w:val="28"/>
        </w:rPr>
      </w:pPr>
      <w:r w:rsidRPr="0041376D">
        <w:rPr>
          <w:spacing w:val="-4"/>
          <w:sz w:val="28"/>
          <w:szCs w:val="28"/>
        </w:rPr>
        <w:t>2. Hồ sơ đăng ký tham gia hệ thống lưu ký và thanh toán giao dịch các-bon:</w:t>
      </w:r>
    </w:p>
    <w:p w:rsidR="00501554" w:rsidRPr="003856F8" w:rsidRDefault="009054D7" w:rsidP="0041376D">
      <w:pPr>
        <w:widowControl w:val="0"/>
        <w:spacing w:before="240" w:after="0" w:line="252" w:lineRule="auto"/>
        <w:ind w:firstLine="567"/>
        <w:rPr>
          <w:sz w:val="28"/>
          <w:szCs w:val="28"/>
        </w:rPr>
      </w:pPr>
      <w:r>
        <w:rPr>
          <w:sz w:val="28"/>
          <w:szCs w:val="28"/>
        </w:rPr>
        <w:t>a) Giấy đăng ký tham gia hệ thống lưu ký và thanh toán giao dịch các-bon;</w:t>
      </w:r>
    </w:p>
    <w:p w:rsidR="00501554" w:rsidRPr="003856F8" w:rsidRDefault="009054D7" w:rsidP="0041376D">
      <w:pPr>
        <w:widowControl w:val="0"/>
        <w:spacing w:before="240" w:after="0" w:line="252" w:lineRule="auto"/>
        <w:ind w:firstLine="567"/>
        <w:rPr>
          <w:sz w:val="28"/>
          <w:szCs w:val="28"/>
        </w:rPr>
      </w:pPr>
      <w:r>
        <w:rPr>
          <w:sz w:val="28"/>
          <w:szCs w:val="28"/>
        </w:rPr>
        <w:t xml:space="preserve">b) Bản thuyết minh về hạ tầng công nghệ thông tin, quy trình nghiệp vụ; </w:t>
      </w:r>
    </w:p>
    <w:p w:rsidR="00501554" w:rsidRPr="0041376D" w:rsidRDefault="009054D7" w:rsidP="0041376D">
      <w:pPr>
        <w:widowControl w:val="0"/>
        <w:spacing w:before="240" w:after="0" w:line="252" w:lineRule="auto"/>
        <w:ind w:firstLine="567"/>
        <w:rPr>
          <w:spacing w:val="4"/>
          <w:sz w:val="28"/>
          <w:szCs w:val="28"/>
        </w:rPr>
      </w:pPr>
      <w:r w:rsidRPr="0041376D">
        <w:rPr>
          <w:spacing w:val="4"/>
          <w:sz w:val="28"/>
          <w:szCs w:val="28"/>
        </w:rPr>
        <w:t>c) Tài liệu đăng ký bổ sung các giao dịch sử dụng qua cổng giao tiếp trực tuyến.</w:t>
      </w:r>
    </w:p>
    <w:p w:rsidR="00501554" w:rsidRPr="003856F8" w:rsidRDefault="009054D7" w:rsidP="0041376D">
      <w:pPr>
        <w:widowControl w:val="0"/>
        <w:spacing w:before="240" w:after="0" w:line="252" w:lineRule="auto"/>
        <w:ind w:firstLine="567"/>
        <w:rPr>
          <w:sz w:val="28"/>
          <w:szCs w:val="28"/>
        </w:rPr>
      </w:pPr>
      <w:r>
        <w:rPr>
          <w:sz w:val="28"/>
          <w:szCs w:val="28"/>
        </w:rPr>
        <w:t>3. Trình tự, thủ tục chấp thuận đăng ký tham gia hệ thống lưu ký</w:t>
      </w:r>
      <w:r w:rsidR="00240C33">
        <w:rPr>
          <w:sz w:val="28"/>
          <w:szCs w:val="28"/>
        </w:rPr>
        <w:t xml:space="preserve"> và </w:t>
      </w:r>
      <w:r>
        <w:rPr>
          <w:sz w:val="28"/>
          <w:szCs w:val="28"/>
        </w:rPr>
        <w:t xml:space="preserve">thanh toán giao dịch các-bon và các biểu mẫu có liên quan thực hiện theo quy chế của </w:t>
      </w:r>
      <w:r w:rsidR="005F7FC6">
        <w:rPr>
          <w:sz w:val="28"/>
          <w:szCs w:val="28"/>
        </w:rPr>
        <w:t>Tổng công ty lưu ký và bù trừ chứng khoán Việt Nam</w:t>
      </w:r>
      <w:r>
        <w:rPr>
          <w:sz w:val="28"/>
          <w:szCs w:val="28"/>
        </w:rPr>
        <w:t>.</w:t>
      </w:r>
    </w:p>
    <w:p w:rsidR="00501554" w:rsidRPr="003856F8" w:rsidRDefault="009054D7" w:rsidP="0041376D">
      <w:pPr>
        <w:pStyle w:val="Heading1"/>
        <w:keepNext w:val="0"/>
        <w:keepLines w:val="0"/>
        <w:widowControl w:val="0"/>
        <w:spacing w:before="200" w:after="0" w:line="240" w:lineRule="auto"/>
        <w:ind w:firstLine="567"/>
        <w:jc w:val="both"/>
        <w:rPr>
          <w:b/>
          <w:sz w:val="28"/>
          <w:szCs w:val="28"/>
        </w:rPr>
      </w:pPr>
      <w:r>
        <w:rPr>
          <w:b/>
          <w:sz w:val="28"/>
          <w:szCs w:val="28"/>
        </w:rPr>
        <w:t>Điều 2</w:t>
      </w:r>
      <w:r>
        <w:rPr>
          <w:b/>
          <w:sz w:val="28"/>
          <w:szCs w:val="28"/>
          <w:lang w:val="en-US"/>
        </w:rPr>
        <w:t>3</w:t>
      </w:r>
      <w:r>
        <w:rPr>
          <w:b/>
          <w:sz w:val="28"/>
          <w:szCs w:val="28"/>
        </w:rPr>
        <w:t>. Quyền và nghĩa vụ của thành viên lưu ký các-bon</w:t>
      </w:r>
    </w:p>
    <w:p w:rsidR="00501554" w:rsidRPr="003856F8" w:rsidRDefault="009054D7" w:rsidP="0041376D">
      <w:pPr>
        <w:widowControl w:val="0"/>
        <w:spacing w:before="200" w:after="0" w:line="240" w:lineRule="auto"/>
        <w:ind w:firstLine="567"/>
        <w:rPr>
          <w:sz w:val="28"/>
          <w:szCs w:val="28"/>
        </w:rPr>
      </w:pPr>
      <w:r>
        <w:rPr>
          <w:sz w:val="28"/>
          <w:szCs w:val="28"/>
        </w:rPr>
        <w:t>1. Quyền của thành viên lưu ký các-bon:</w:t>
      </w:r>
    </w:p>
    <w:p w:rsidR="00501554" w:rsidRPr="003856F8" w:rsidRDefault="009054D7" w:rsidP="0041376D">
      <w:pPr>
        <w:widowControl w:val="0"/>
        <w:spacing w:before="200" w:after="0" w:line="240" w:lineRule="auto"/>
        <w:ind w:firstLine="567"/>
        <w:rPr>
          <w:sz w:val="28"/>
          <w:szCs w:val="28"/>
        </w:rPr>
      </w:pPr>
      <w:r>
        <w:rPr>
          <w:sz w:val="28"/>
          <w:szCs w:val="28"/>
        </w:rPr>
        <w:t>a) Cung cấp dịch vụ lưu ký và thanh toán giao dịch hạn ngạch phát thải khí nhà kính, tín chỉ các-bon cho khách hàng;</w:t>
      </w:r>
    </w:p>
    <w:p w:rsidR="00501554" w:rsidRPr="003856F8" w:rsidRDefault="009054D7" w:rsidP="0041376D">
      <w:pPr>
        <w:widowControl w:val="0"/>
        <w:spacing w:before="200" w:after="0" w:line="240" w:lineRule="auto"/>
        <w:ind w:firstLine="567"/>
        <w:rPr>
          <w:sz w:val="28"/>
          <w:szCs w:val="28"/>
        </w:rPr>
      </w:pPr>
      <w:r>
        <w:rPr>
          <w:sz w:val="28"/>
          <w:szCs w:val="28"/>
        </w:rPr>
        <w:t>b) Thu tiền cung cấp dịch vụ từ khách hàng theo quy định của pháp luật.</w:t>
      </w:r>
    </w:p>
    <w:p w:rsidR="00501554" w:rsidRPr="003856F8" w:rsidRDefault="009054D7" w:rsidP="0041376D">
      <w:pPr>
        <w:widowControl w:val="0"/>
        <w:spacing w:before="200" w:after="0" w:line="240" w:lineRule="auto"/>
        <w:ind w:firstLine="567"/>
        <w:rPr>
          <w:sz w:val="28"/>
          <w:szCs w:val="28"/>
        </w:rPr>
      </w:pPr>
      <w:r>
        <w:rPr>
          <w:sz w:val="28"/>
          <w:szCs w:val="28"/>
        </w:rPr>
        <w:t>2. Nghĩa vụ của thành viên lưu ký các-bon:</w:t>
      </w:r>
    </w:p>
    <w:p w:rsidR="00501554" w:rsidRPr="003856F8" w:rsidRDefault="009054D7" w:rsidP="0041376D">
      <w:pPr>
        <w:widowControl w:val="0"/>
        <w:spacing w:before="200" w:after="0" w:line="240" w:lineRule="auto"/>
        <w:ind w:firstLine="567"/>
        <w:rPr>
          <w:sz w:val="28"/>
          <w:szCs w:val="28"/>
        </w:rPr>
      </w:pPr>
      <w:r>
        <w:rPr>
          <w:sz w:val="28"/>
          <w:szCs w:val="28"/>
        </w:rPr>
        <w:t>a) Đảm bảo cơ sở vật chất, kỹ thuật phục vụ cho các hoạt động lưu ký và thanh toán giao dịch hạn ngạch phát thải khí nhà kính, tín chỉ các-bon;</w:t>
      </w:r>
    </w:p>
    <w:p w:rsidR="00501554" w:rsidRPr="003856F8" w:rsidRDefault="009054D7" w:rsidP="0041376D">
      <w:pPr>
        <w:widowControl w:val="0"/>
        <w:spacing w:before="200" w:after="0" w:line="240" w:lineRule="auto"/>
        <w:ind w:firstLine="567"/>
        <w:rPr>
          <w:sz w:val="28"/>
          <w:szCs w:val="28"/>
        </w:rPr>
      </w:pPr>
      <w:r>
        <w:rPr>
          <w:sz w:val="28"/>
          <w:szCs w:val="28"/>
        </w:rPr>
        <w:t xml:space="preserve">b) </w:t>
      </w:r>
      <w:r w:rsidR="00FC1CDC" w:rsidRPr="00FC1CDC">
        <w:rPr>
          <w:sz w:val="28"/>
          <w:szCs w:val="28"/>
        </w:rPr>
        <w:t xml:space="preserve">Duy trì yêu cầu về hạ tầng công nghệ thông tin, quy trình nghiệp vụ theo yêu cầu của </w:t>
      </w:r>
      <w:r w:rsidR="005F7FC6">
        <w:rPr>
          <w:sz w:val="28"/>
          <w:szCs w:val="28"/>
        </w:rPr>
        <w:t>Tổng công ty lưu ký và bù trừ chứng khoán Việt Nam</w:t>
      </w:r>
      <w:r>
        <w:rPr>
          <w:sz w:val="28"/>
          <w:szCs w:val="28"/>
        </w:rPr>
        <w:t>;</w:t>
      </w:r>
    </w:p>
    <w:p w:rsidR="00501554" w:rsidRPr="003856F8" w:rsidRDefault="009054D7" w:rsidP="0041376D">
      <w:pPr>
        <w:widowControl w:val="0"/>
        <w:spacing w:before="200" w:after="0" w:line="240" w:lineRule="auto"/>
        <w:ind w:firstLine="567"/>
        <w:rPr>
          <w:sz w:val="28"/>
          <w:szCs w:val="28"/>
        </w:rPr>
      </w:pPr>
      <w:r>
        <w:rPr>
          <w:sz w:val="28"/>
          <w:szCs w:val="28"/>
        </w:rPr>
        <w:t>c) Lưu trữ, bảo mật tài khoản và hồ sơ của khách hàng theo quy định của pháp luật;</w:t>
      </w:r>
    </w:p>
    <w:p w:rsidR="00501554" w:rsidRPr="003856F8" w:rsidRDefault="009054D7" w:rsidP="0041376D">
      <w:pPr>
        <w:widowControl w:val="0"/>
        <w:spacing w:before="200" w:after="0" w:line="240" w:lineRule="auto"/>
        <w:ind w:firstLine="567"/>
        <w:rPr>
          <w:sz w:val="28"/>
          <w:szCs w:val="28"/>
        </w:rPr>
      </w:pPr>
      <w:r>
        <w:rPr>
          <w:sz w:val="28"/>
          <w:szCs w:val="28"/>
        </w:rPr>
        <w:t xml:space="preserve">d) Cung cấp thông tin liên quan đến tài khoản của chủ thể </w:t>
      </w:r>
      <w:r>
        <w:rPr>
          <w:sz w:val="28"/>
          <w:szCs w:val="28"/>
          <w:lang w:val="en-US"/>
        </w:rPr>
        <w:t xml:space="preserve">tham gia </w:t>
      </w:r>
      <w:r>
        <w:rPr>
          <w:sz w:val="28"/>
          <w:szCs w:val="28"/>
        </w:rPr>
        <w:t>giao dịch là khách hàng theo yêu cầu của cơ quan có thẩm quyền;</w:t>
      </w:r>
    </w:p>
    <w:p w:rsidR="00A10F92" w:rsidRPr="003856F8" w:rsidRDefault="009054D7" w:rsidP="0041376D">
      <w:pPr>
        <w:widowControl w:val="0"/>
        <w:spacing w:before="200" w:after="0" w:line="240" w:lineRule="auto"/>
        <w:ind w:firstLine="567"/>
        <w:rPr>
          <w:sz w:val="28"/>
          <w:szCs w:val="28"/>
          <w:lang w:val="en-US"/>
        </w:rPr>
      </w:pPr>
      <w:r>
        <w:rPr>
          <w:sz w:val="28"/>
          <w:szCs w:val="28"/>
        </w:rPr>
        <w:t xml:space="preserve">đ) Tuân thủ nghĩa vụ báo cáo và nghĩa vụ khác theo quy định của pháp luật và quy chế của </w:t>
      </w:r>
      <w:r w:rsidR="005F7FC6">
        <w:rPr>
          <w:sz w:val="28"/>
          <w:szCs w:val="28"/>
        </w:rPr>
        <w:t>Tổng công ty lưu ký và bù trừ chứng khoán Việt Nam</w:t>
      </w:r>
      <w:r>
        <w:rPr>
          <w:sz w:val="28"/>
          <w:szCs w:val="28"/>
          <w:lang w:val="en-US"/>
        </w:rPr>
        <w:t>;</w:t>
      </w:r>
    </w:p>
    <w:p w:rsidR="00501554" w:rsidRPr="003856F8" w:rsidRDefault="009054D7" w:rsidP="0041376D">
      <w:pPr>
        <w:widowControl w:val="0"/>
        <w:spacing w:before="200" w:after="0" w:line="240" w:lineRule="auto"/>
        <w:ind w:firstLine="567"/>
        <w:rPr>
          <w:sz w:val="28"/>
          <w:szCs w:val="28"/>
        </w:rPr>
      </w:pPr>
      <w:r>
        <w:rPr>
          <w:sz w:val="28"/>
          <w:szCs w:val="28"/>
          <w:lang w:val="en-US"/>
        </w:rPr>
        <w:t xml:space="preserve">e) Quản lý tách biệt </w:t>
      </w:r>
      <w:r>
        <w:rPr>
          <w:color w:val="000000" w:themeColor="text1"/>
          <w:sz w:val="28"/>
          <w:szCs w:val="28"/>
        </w:rPr>
        <w:t xml:space="preserve">hạn ngạch phát thải khí nhà kính, tín chỉ các-bon với </w:t>
      </w:r>
      <w:r>
        <w:rPr>
          <w:color w:val="000000" w:themeColor="text1"/>
          <w:sz w:val="28"/>
          <w:szCs w:val="28"/>
        </w:rPr>
        <w:lastRenderedPageBreak/>
        <w:t>các loại tài sản khác của khách hàng và tài sản của thành viên lưu ký các-bon.</w:t>
      </w:r>
      <w:r>
        <w:rPr>
          <w:sz w:val="28"/>
          <w:szCs w:val="28"/>
        </w:rPr>
        <w:t xml:space="preserve"> </w:t>
      </w:r>
    </w:p>
    <w:p w:rsidR="00501554" w:rsidRPr="003856F8" w:rsidRDefault="009054D7" w:rsidP="0041376D">
      <w:pPr>
        <w:pStyle w:val="Heading1"/>
        <w:keepNext w:val="0"/>
        <w:keepLines w:val="0"/>
        <w:widowControl w:val="0"/>
        <w:spacing w:before="200" w:after="0" w:line="240" w:lineRule="auto"/>
        <w:ind w:firstLine="567"/>
        <w:jc w:val="both"/>
        <w:rPr>
          <w:b/>
          <w:sz w:val="28"/>
          <w:szCs w:val="28"/>
        </w:rPr>
      </w:pPr>
      <w:r>
        <w:rPr>
          <w:b/>
          <w:sz w:val="28"/>
          <w:szCs w:val="28"/>
        </w:rPr>
        <w:t>Điều 2</w:t>
      </w:r>
      <w:r>
        <w:rPr>
          <w:b/>
          <w:sz w:val="28"/>
          <w:szCs w:val="28"/>
          <w:lang w:val="en-US"/>
        </w:rPr>
        <w:t>4</w:t>
      </w:r>
      <w:r>
        <w:rPr>
          <w:b/>
          <w:sz w:val="28"/>
          <w:szCs w:val="28"/>
        </w:rPr>
        <w:t>. Đình chỉ hoạt động lưu ký và thanh toán giao dịch của thành viên lưu ký các-bon</w:t>
      </w:r>
    </w:p>
    <w:p w:rsidR="00501554" w:rsidRPr="003856F8" w:rsidRDefault="009054D7" w:rsidP="0041376D">
      <w:pPr>
        <w:widowControl w:val="0"/>
        <w:spacing w:before="200" w:after="0" w:line="240" w:lineRule="auto"/>
        <w:ind w:firstLine="567"/>
        <w:rPr>
          <w:sz w:val="28"/>
          <w:szCs w:val="28"/>
        </w:rPr>
      </w:pPr>
      <w:r>
        <w:rPr>
          <w:sz w:val="28"/>
          <w:szCs w:val="28"/>
        </w:rPr>
        <w:t xml:space="preserve">1. </w:t>
      </w:r>
      <w:r w:rsidR="005F7FC6">
        <w:rPr>
          <w:sz w:val="28"/>
          <w:szCs w:val="28"/>
        </w:rPr>
        <w:t>Tổng công ty lưu ký và bù trừ chứng khoán Việt Nam</w:t>
      </w:r>
      <w:r>
        <w:rPr>
          <w:sz w:val="28"/>
          <w:szCs w:val="28"/>
        </w:rPr>
        <w:t xml:space="preserve"> đình chỉ </w:t>
      </w:r>
      <w:r>
        <w:rPr>
          <w:sz w:val="28"/>
          <w:szCs w:val="28"/>
          <w:lang w:val="en-US"/>
        </w:rPr>
        <w:t xml:space="preserve">trong thời gian </w:t>
      </w:r>
      <w:r>
        <w:rPr>
          <w:sz w:val="28"/>
          <w:szCs w:val="28"/>
        </w:rPr>
        <w:t>tối đa 90 ngày đối với một phần hoặc toàn bộ hoạt động lưu ký, thanh toán giao dịch hạn ngạch phát thải khí nhà kính, tín chỉ các-bon </w:t>
      </w:r>
      <w:r>
        <w:rPr>
          <w:sz w:val="28"/>
          <w:szCs w:val="28"/>
          <w:lang w:val="en-US"/>
        </w:rPr>
        <w:t>của thành viên lưu ký các-bon trong</w:t>
      </w:r>
      <w:r>
        <w:rPr>
          <w:sz w:val="28"/>
          <w:szCs w:val="28"/>
        </w:rPr>
        <w:t xml:space="preserve"> các trường hợp sau:</w:t>
      </w:r>
    </w:p>
    <w:p w:rsidR="00501554" w:rsidRPr="003856F8" w:rsidRDefault="009054D7" w:rsidP="0041376D">
      <w:pPr>
        <w:widowControl w:val="0"/>
        <w:spacing w:before="200" w:after="0" w:line="240" w:lineRule="auto"/>
        <w:ind w:firstLine="567"/>
        <w:rPr>
          <w:sz w:val="28"/>
          <w:szCs w:val="28"/>
        </w:rPr>
      </w:pPr>
      <w:r>
        <w:rPr>
          <w:sz w:val="28"/>
          <w:szCs w:val="28"/>
          <w:lang w:val="id-ID"/>
        </w:rPr>
        <w:t xml:space="preserve">a) </w:t>
      </w:r>
      <w:r>
        <w:rPr>
          <w:sz w:val="28"/>
          <w:szCs w:val="28"/>
          <w:lang w:val="en-US"/>
        </w:rPr>
        <w:t>T</w:t>
      </w:r>
      <w:r>
        <w:rPr>
          <w:sz w:val="28"/>
          <w:szCs w:val="28"/>
          <w:lang w:val="id-ID"/>
        </w:rPr>
        <w:t>hường xuyên vi phạm nghĩa vụ của thành viên lưu ký các-bon</w:t>
      </w:r>
      <w:r>
        <w:rPr>
          <w:sz w:val="28"/>
          <w:szCs w:val="28"/>
        </w:rPr>
        <w:t xml:space="preserve"> </w:t>
      </w:r>
      <w:r>
        <w:rPr>
          <w:sz w:val="28"/>
          <w:szCs w:val="28"/>
          <w:lang w:val="id-ID"/>
        </w:rPr>
        <w:t xml:space="preserve">theo quy định tại Nghị định này và </w:t>
      </w:r>
      <w:r>
        <w:rPr>
          <w:sz w:val="28"/>
          <w:szCs w:val="28"/>
        </w:rPr>
        <w:t>q</w:t>
      </w:r>
      <w:r>
        <w:rPr>
          <w:sz w:val="28"/>
          <w:szCs w:val="28"/>
          <w:lang w:val="id-ID"/>
        </w:rPr>
        <w:t xml:space="preserve">uy chế của </w:t>
      </w:r>
      <w:r w:rsidR="005F7FC6">
        <w:rPr>
          <w:sz w:val="28"/>
          <w:szCs w:val="28"/>
          <w:lang w:val="id-ID"/>
        </w:rPr>
        <w:t>Tổng công ty lưu ký và bù trừ chứng khoán Việt Nam</w:t>
      </w:r>
      <w:r>
        <w:rPr>
          <w:sz w:val="28"/>
          <w:szCs w:val="28"/>
        </w:rPr>
        <w:t>;</w:t>
      </w:r>
    </w:p>
    <w:p w:rsidR="00501554" w:rsidRPr="003856F8" w:rsidRDefault="009054D7" w:rsidP="0041376D">
      <w:pPr>
        <w:widowControl w:val="0"/>
        <w:spacing w:before="200" w:after="0" w:line="240" w:lineRule="auto"/>
        <w:ind w:firstLine="567"/>
        <w:rPr>
          <w:sz w:val="28"/>
          <w:szCs w:val="28"/>
        </w:rPr>
      </w:pPr>
      <w:r>
        <w:rPr>
          <w:sz w:val="28"/>
          <w:szCs w:val="28"/>
        </w:rPr>
        <w:t xml:space="preserve">b) </w:t>
      </w:r>
      <w:r>
        <w:rPr>
          <w:sz w:val="28"/>
          <w:szCs w:val="28"/>
          <w:lang w:val="en-US"/>
        </w:rPr>
        <w:t>B</w:t>
      </w:r>
      <w:r>
        <w:rPr>
          <w:sz w:val="28"/>
          <w:szCs w:val="28"/>
        </w:rPr>
        <w:t>ị tạm ngừng, đình chỉ việc cung cấp dịch vụ lưu ký, thanh toán giao dịch hạn ngạch phát thải khí nhà kính, tín chỉ các-bon</w:t>
      </w:r>
      <w:r>
        <w:rPr>
          <w:sz w:val="28"/>
          <w:szCs w:val="28"/>
          <w:lang w:val="en-US"/>
        </w:rPr>
        <w:t xml:space="preserve"> theo yêu cầu của cơ quan nhà nước có thẩm quyền</w:t>
      </w:r>
      <w:r>
        <w:rPr>
          <w:sz w:val="28"/>
          <w:szCs w:val="28"/>
        </w:rPr>
        <w:t>;</w:t>
      </w:r>
    </w:p>
    <w:p w:rsidR="00501554" w:rsidRPr="003856F8" w:rsidRDefault="009054D7" w:rsidP="0041376D">
      <w:pPr>
        <w:widowControl w:val="0"/>
        <w:spacing w:before="200" w:after="0" w:line="240" w:lineRule="auto"/>
        <w:ind w:firstLine="567"/>
        <w:rPr>
          <w:sz w:val="28"/>
          <w:szCs w:val="28"/>
        </w:rPr>
      </w:pPr>
      <w:r>
        <w:rPr>
          <w:sz w:val="28"/>
          <w:szCs w:val="28"/>
        </w:rPr>
        <w:t xml:space="preserve">c) </w:t>
      </w:r>
      <w:r>
        <w:rPr>
          <w:sz w:val="28"/>
          <w:szCs w:val="28"/>
          <w:lang w:val="en-US"/>
        </w:rPr>
        <w:t xml:space="preserve">Đang trong </w:t>
      </w:r>
      <w:r>
        <w:rPr>
          <w:sz w:val="28"/>
          <w:szCs w:val="28"/>
        </w:rPr>
        <w:t>tình trạng bị đình chỉ hoạt động theo quy định của pháp luật về chứng khoán;</w:t>
      </w:r>
    </w:p>
    <w:p w:rsidR="00501554" w:rsidRPr="0041376D" w:rsidRDefault="009054D7" w:rsidP="0041376D">
      <w:pPr>
        <w:widowControl w:val="0"/>
        <w:spacing w:before="200" w:after="0" w:line="240" w:lineRule="auto"/>
        <w:ind w:firstLine="567"/>
        <w:rPr>
          <w:spacing w:val="-8"/>
          <w:sz w:val="28"/>
          <w:szCs w:val="28"/>
        </w:rPr>
      </w:pPr>
      <w:r w:rsidRPr="0041376D">
        <w:rPr>
          <w:spacing w:val="-8"/>
          <w:sz w:val="28"/>
          <w:szCs w:val="28"/>
        </w:rPr>
        <w:t xml:space="preserve">d) </w:t>
      </w:r>
      <w:r w:rsidRPr="0041376D">
        <w:rPr>
          <w:spacing w:val="-8"/>
          <w:sz w:val="28"/>
          <w:szCs w:val="28"/>
          <w:lang w:val="en-US"/>
        </w:rPr>
        <w:t>K</w:t>
      </w:r>
      <w:r w:rsidRPr="0041376D">
        <w:rPr>
          <w:spacing w:val="-8"/>
          <w:sz w:val="28"/>
          <w:szCs w:val="28"/>
        </w:rPr>
        <w:t>hông đáp ứng yêu cầu quy định tại điểm c khoản 1 Điều 2</w:t>
      </w:r>
      <w:r w:rsidRPr="0041376D">
        <w:rPr>
          <w:spacing w:val="-8"/>
          <w:sz w:val="28"/>
          <w:szCs w:val="28"/>
          <w:lang w:val="en-US"/>
        </w:rPr>
        <w:t>2</w:t>
      </w:r>
      <w:r w:rsidRPr="0041376D">
        <w:rPr>
          <w:spacing w:val="-8"/>
          <w:sz w:val="28"/>
          <w:szCs w:val="28"/>
        </w:rPr>
        <w:t xml:space="preserve"> Nghị định này;</w:t>
      </w:r>
    </w:p>
    <w:p w:rsidR="00501554" w:rsidRPr="003856F8" w:rsidRDefault="009054D7" w:rsidP="0041376D">
      <w:pPr>
        <w:widowControl w:val="0"/>
        <w:spacing w:before="240" w:after="0" w:line="252" w:lineRule="auto"/>
        <w:ind w:firstLine="567"/>
        <w:rPr>
          <w:sz w:val="28"/>
          <w:szCs w:val="28"/>
        </w:rPr>
      </w:pPr>
      <w:r>
        <w:rPr>
          <w:sz w:val="28"/>
          <w:szCs w:val="28"/>
        </w:rPr>
        <w:t xml:space="preserve">đ) Các trường hợp khác theo quy định tại quy chế của </w:t>
      </w:r>
      <w:r w:rsidR="005F7FC6">
        <w:rPr>
          <w:sz w:val="28"/>
          <w:szCs w:val="28"/>
        </w:rPr>
        <w:t>Tổng công ty lưu ký và bù trừ chứng khoán Việt Nam</w:t>
      </w:r>
      <w:r>
        <w:rPr>
          <w:sz w:val="28"/>
          <w:szCs w:val="28"/>
        </w:rPr>
        <w:t>.</w:t>
      </w:r>
    </w:p>
    <w:p w:rsidR="00501554" w:rsidRPr="003856F8" w:rsidRDefault="009054D7" w:rsidP="0041376D">
      <w:pPr>
        <w:widowControl w:val="0"/>
        <w:spacing w:before="240" w:after="0" w:line="252" w:lineRule="auto"/>
        <w:ind w:firstLine="567"/>
        <w:rPr>
          <w:sz w:val="28"/>
          <w:szCs w:val="28"/>
        </w:rPr>
      </w:pPr>
      <w:r>
        <w:rPr>
          <w:sz w:val="28"/>
          <w:szCs w:val="28"/>
        </w:rPr>
        <w:t>2. Cách thức xác định, thời hạn</w:t>
      </w:r>
      <w:r w:rsidR="00DB3DC0">
        <w:rPr>
          <w:sz w:val="28"/>
          <w:szCs w:val="28"/>
        </w:rPr>
        <w:t>,</w:t>
      </w:r>
      <w:r>
        <w:rPr>
          <w:sz w:val="28"/>
          <w:szCs w:val="28"/>
        </w:rPr>
        <w:t xml:space="preserve"> phạm vi </w:t>
      </w:r>
      <w:r>
        <w:rPr>
          <w:sz w:val="28"/>
          <w:szCs w:val="28"/>
          <w:lang w:val="id-ID"/>
        </w:rPr>
        <w:t>đình chỉ hoạt động</w:t>
      </w:r>
      <w:r>
        <w:rPr>
          <w:sz w:val="28"/>
          <w:szCs w:val="28"/>
        </w:rPr>
        <w:t xml:space="preserve"> lưu ký,</w:t>
      </w:r>
      <w:r>
        <w:rPr>
          <w:sz w:val="28"/>
          <w:szCs w:val="28"/>
          <w:lang w:val="id-ID"/>
        </w:rPr>
        <w:t xml:space="preserve"> thanh toán giao dịch </w:t>
      </w:r>
      <w:r>
        <w:rPr>
          <w:sz w:val="28"/>
          <w:szCs w:val="28"/>
        </w:rPr>
        <w:t>hạn ngạch phát thải khí nhà kính, tín chỉ các-bon</w:t>
      </w:r>
      <w:r w:rsidR="00DB3DC0">
        <w:rPr>
          <w:sz w:val="28"/>
          <w:szCs w:val="28"/>
        </w:rPr>
        <w:t xml:space="preserve"> và khôi phục hoạt động lưu ký, thanh toán giao dịch hạn ngạch phát thải khí nhà kính, tín chỉ các-bon</w:t>
      </w:r>
      <w:r>
        <w:rPr>
          <w:sz w:val="28"/>
          <w:szCs w:val="28"/>
          <w:lang w:val="en-US"/>
        </w:rPr>
        <w:t xml:space="preserve">; </w:t>
      </w:r>
      <w:sdt>
        <w:sdtPr>
          <w:rPr>
            <w:color w:val="000000" w:themeColor="text1"/>
          </w:rPr>
          <w:tag w:val="goog_rdk_185"/>
          <w:id w:val="1282898203"/>
        </w:sdtPr>
        <w:sdtContent>
          <w:r>
            <w:rPr>
              <w:color w:val="000000" w:themeColor="text1"/>
              <w:sz w:val="28"/>
              <w:szCs w:val="28"/>
            </w:rPr>
            <w:t xml:space="preserve">cách thức xử lý với </w:t>
          </w:r>
        </w:sdtContent>
      </w:sdt>
      <w:r>
        <w:rPr>
          <w:color w:val="000000" w:themeColor="text1"/>
          <w:sz w:val="28"/>
          <w:szCs w:val="28"/>
        </w:rPr>
        <w:t>hạn ngạch phát thải khí nhà kính, tín chỉ các-bon</w:t>
      </w:r>
      <w:r w:rsidR="0074133F" w:rsidRPr="0074133F">
        <w:rPr>
          <w:color w:val="000000" w:themeColor="text1"/>
          <w:sz w:val="28"/>
          <w:szCs w:val="28"/>
          <w:lang w:val="en-US"/>
        </w:rPr>
        <w:t xml:space="preserve"> </w:t>
      </w:r>
      <w:sdt>
        <w:sdtPr>
          <w:rPr>
            <w:color w:val="000000" w:themeColor="text1"/>
            <w:sz w:val="16"/>
            <w:szCs w:val="16"/>
          </w:rPr>
          <w:tag w:val="goog_rdk_188"/>
          <w:id w:val="1989104674"/>
        </w:sdtPr>
        <w:sdtContent>
          <w:r>
            <w:rPr>
              <w:color w:val="000000" w:themeColor="text1"/>
              <w:sz w:val="28"/>
              <w:szCs w:val="28"/>
            </w:rPr>
            <w:t xml:space="preserve">lưu ký, thanh toán giao dịch </w:t>
          </w:r>
        </w:sdtContent>
      </w:sdt>
      <w:sdt>
        <w:sdtPr>
          <w:rPr>
            <w:color w:val="000000" w:themeColor="text1"/>
          </w:rPr>
          <w:tag w:val="goog_rdk_191"/>
          <w:id w:val="186209192"/>
        </w:sdtPr>
        <w:sdtContent>
          <w:sdt>
            <w:sdtPr>
              <w:rPr>
                <w:color w:val="000000" w:themeColor="text1"/>
              </w:rPr>
              <w:tag w:val="goog_rdk_192"/>
              <w:id w:val="471051400"/>
            </w:sdtPr>
            <w:sdtContent>
              <w:r>
                <w:rPr>
                  <w:color w:val="000000" w:themeColor="text1"/>
                  <w:sz w:val="28"/>
                  <w:szCs w:val="28"/>
                </w:rPr>
                <w:t xml:space="preserve">hạn ngạch phát thải khí nhà kính, tín chỉ các-bon </w:t>
              </w:r>
            </w:sdtContent>
          </w:sdt>
        </w:sdtContent>
      </w:sdt>
      <w:sdt>
        <w:sdtPr>
          <w:rPr>
            <w:color w:val="000000" w:themeColor="text1"/>
          </w:rPr>
          <w:tag w:val="goog_rdk_193"/>
          <w:id w:val="-1530707748"/>
        </w:sdtPr>
        <w:sdtContent>
          <w:r>
            <w:rPr>
              <w:color w:val="000000" w:themeColor="text1"/>
              <w:sz w:val="28"/>
              <w:szCs w:val="28"/>
            </w:rPr>
            <w:t>cho khách hàng</w:t>
          </w:r>
        </w:sdtContent>
      </w:sdt>
      <w:sdt>
        <w:sdtPr>
          <w:rPr>
            <w:color w:val="000000" w:themeColor="text1"/>
          </w:rPr>
          <w:tag w:val="goog_rdk_194"/>
          <w:id w:val="-2008314492"/>
        </w:sdtPr>
        <w:sdtContent>
          <w:r>
            <w:rPr>
              <w:color w:val="000000" w:themeColor="text1"/>
              <w:sz w:val="28"/>
              <w:szCs w:val="28"/>
            </w:rPr>
            <w:t xml:space="preserve"> trong trường hợp bị đình chỉ</w:t>
          </w:r>
        </w:sdtContent>
      </w:sdt>
      <w:r>
        <w:rPr>
          <w:sz w:val="28"/>
          <w:szCs w:val="28"/>
          <w:lang w:val="id-ID"/>
        </w:rPr>
        <w:t xml:space="preserve"> của thành viên lưu ký các-bon</w:t>
      </w:r>
      <w:r>
        <w:rPr>
          <w:sz w:val="28"/>
          <w:szCs w:val="28"/>
        </w:rPr>
        <w:t> thực hiện theo quy chế của </w:t>
      </w:r>
      <w:r w:rsidR="005F7FC6">
        <w:rPr>
          <w:sz w:val="28"/>
          <w:szCs w:val="28"/>
        </w:rPr>
        <w:t>Tổng công ty lưu ký và bù trừ chứng khoán Việt Nam</w:t>
      </w:r>
      <w:r>
        <w:rPr>
          <w:sz w:val="28"/>
          <w:szCs w:val="28"/>
          <w:lang w:val="id-ID"/>
        </w:rPr>
        <w:t>.</w:t>
      </w:r>
    </w:p>
    <w:p w:rsidR="00501554" w:rsidRPr="003856F8" w:rsidRDefault="009054D7" w:rsidP="0041376D">
      <w:pPr>
        <w:pStyle w:val="Heading1"/>
        <w:keepNext w:val="0"/>
        <w:keepLines w:val="0"/>
        <w:widowControl w:val="0"/>
        <w:spacing w:after="0" w:line="252" w:lineRule="auto"/>
        <w:ind w:firstLine="567"/>
        <w:jc w:val="both"/>
        <w:rPr>
          <w:b/>
          <w:sz w:val="28"/>
          <w:szCs w:val="28"/>
        </w:rPr>
      </w:pPr>
      <w:r>
        <w:rPr>
          <w:b/>
          <w:sz w:val="28"/>
          <w:szCs w:val="28"/>
        </w:rPr>
        <w:t>Điều 2</w:t>
      </w:r>
      <w:r>
        <w:rPr>
          <w:b/>
          <w:sz w:val="28"/>
          <w:szCs w:val="28"/>
          <w:lang w:val="en-US"/>
        </w:rPr>
        <w:t>5</w:t>
      </w:r>
      <w:r>
        <w:rPr>
          <w:b/>
          <w:sz w:val="28"/>
          <w:szCs w:val="28"/>
        </w:rPr>
        <w:t>. Chấm dứt tham gia hệ thống lưu ký và thanh toán giao dịch các-bon</w:t>
      </w:r>
    </w:p>
    <w:p w:rsidR="00501554" w:rsidRPr="003856F8" w:rsidRDefault="009054D7" w:rsidP="0041376D">
      <w:pPr>
        <w:widowControl w:val="0"/>
        <w:spacing w:before="240" w:after="0" w:line="252" w:lineRule="auto"/>
        <w:ind w:firstLine="567"/>
        <w:rPr>
          <w:sz w:val="28"/>
          <w:szCs w:val="28"/>
        </w:rPr>
      </w:pPr>
      <w:r>
        <w:rPr>
          <w:sz w:val="28"/>
          <w:szCs w:val="28"/>
        </w:rPr>
        <w:t xml:space="preserve">1. </w:t>
      </w:r>
      <w:r w:rsidR="005F7FC6">
        <w:rPr>
          <w:sz w:val="28"/>
          <w:szCs w:val="28"/>
        </w:rPr>
        <w:t>Tổng công ty lưu ký và bù trừ chứng khoán Việt Nam</w:t>
      </w:r>
      <w:r>
        <w:rPr>
          <w:sz w:val="28"/>
          <w:szCs w:val="28"/>
        </w:rPr>
        <w:t xml:space="preserve"> chấm dứt tham gia hệ thống lưu ký và thanh toán giao dịch các-bon của thành viên lưu ký các-bon trong các trường hợp sau:</w:t>
      </w:r>
    </w:p>
    <w:p w:rsidR="00501554" w:rsidRPr="003856F8" w:rsidRDefault="009054D7" w:rsidP="0041376D">
      <w:pPr>
        <w:widowControl w:val="0"/>
        <w:spacing w:before="240" w:after="0" w:line="252" w:lineRule="auto"/>
        <w:ind w:firstLine="567"/>
        <w:rPr>
          <w:sz w:val="28"/>
          <w:szCs w:val="28"/>
        </w:rPr>
      </w:pPr>
      <w:r>
        <w:rPr>
          <w:sz w:val="28"/>
          <w:szCs w:val="28"/>
        </w:rPr>
        <w:t xml:space="preserve">a) Thành viên lưu ký các-bon tự nguyện chấm dứt tham gia hệ thống lưu ký và thanh toán giao dịch các-bon và được </w:t>
      </w:r>
      <w:r w:rsidR="005F7FC6">
        <w:rPr>
          <w:sz w:val="28"/>
          <w:szCs w:val="28"/>
        </w:rPr>
        <w:t>Tổng công ty lưu ký và bù trừ chứng khoán Việt Nam</w:t>
      </w:r>
      <w:r>
        <w:rPr>
          <w:sz w:val="28"/>
          <w:szCs w:val="28"/>
        </w:rPr>
        <w:t xml:space="preserve"> chấp thuận;</w:t>
      </w:r>
    </w:p>
    <w:p w:rsidR="00501554" w:rsidRPr="003856F8" w:rsidRDefault="009054D7" w:rsidP="0041376D">
      <w:pPr>
        <w:widowControl w:val="0"/>
        <w:spacing w:before="240" w:after="0" w:line="252" w:lineRule="auto"/>
        <w:ind w:firstLine="567"/>
        <w:rPr>
          <w:sz w:val="28"/>
          <w:szCs w:val="28"/>
        </w:rPr>
      </w:pPr>
      <w:r>
        <w:rPr>
          <w:sz w:val="28"/>
          <w:szCs w:val="28"/>
        </w:rPr>
        <w:lastRenderedPageBreak/>
        <w:t>b) Thành viên lưu ký các-bon bị bắt buộc chấm dứt tham gia hệ thống lưu ký và thanh toán giao dịch các-bon theo quy định tại khoản 2 Điều này.</w:t>
      </w:r>
    </w:p>
    <w:p w:rsidR="00501554" w:rsidRPr="003856F8" w:rsidRDefault="009054D7" w:rsidP="0041376D">
      <w:pPr>
        <w:widowControl w:val="0"/>
        <w:spacing w:before="240" w:after="0" w:line="252" w:lineRule="auto"/>
        <w:ind w:firstLine="567"/>
        <w:rPr>
          <w:sz w:val="28"/>
          <w:szCs w:val="28"/>
        </w:rPr>
      </w:pPr>
      <w:r>
        <w:rPr>
          <w:sz w:val="28"/>
          <w:szCs w:val="28"/>
        </w:rPr>
        <w:t>2. Các trường hợp thành viên lưu ký các-bon bị bắt buộc chấm dứt tham gia hệ thống lưu ký và thanh toán giao dịch các-bon:</w:t>
      </w:r>
    </w:p>
    <w:p w:rsidR="00501554" w:rsidRPr="003856F8" w:rsidRDefault="009054D7" w:rsidP="0041376D">
      <w:pPr>
        <w:widowControl w:val="0"/>
        <w:spacing w:before="240" w:after="0" w:line="252" w:lineRule="auto"/>
        <w:ind w:firstLine="567"/>
        <w:rPr>
          <w:sz w:val="28"/>
          <w:szCs w:val="28"/>
        </w:rPr>
      </w:pPr>
      <w:r>
        <w:rPr>
          <w:sz w:val="28"/>
          <w:szCs w:val="28"/>
        </w:rPr>
        <w:t>a) Kết thúc thời hạn đình chỉ hoạt động lưu ký, thanh toán giao dịch hạn ngạch phát thải khí nhà kính, tín chỉ các-bon mà không khắc phục được nguyên nhân dẫn đến việc bị đình chỉ;</w:t>
      </w:r>
    </w:p>
    <w:p w:rsidR="00501554" w:rsidRPr="003856F8" w:rsidRDefault="009054D7" w:rsidP="0041376D">
      <w:pPr>
        <w:widowControl w:val="0"/>
        <w:spacing w:before="240" w:after="0" w:line="252" w:lineRule="auto"/>
        <w:ind w:firstLine="567"/>
        <w:rPr>
          <w:sz w:val="28"/>
          <w:szCs w:val="28"/>
        </w:rPr>
      </w:pPr>
      <w:r>
        <w:rPr>
          <w:sz w:val="28"/>
          <w:szCs w:val="28"/>
        </w:rPr>
        <w:t xml:space="preserve">b) Các trường hợp khác theo quy chế của </w:t>
      </w:r>
      <w:r w:rsidR="005F7FC6">
        <w:rPr>
          <w:sz w:val="28"/>
          <w:szCs w:val="28"/>
        </w:rPr>
        <w:t>Tổng công ty lưu ký và bù trừ chứng khoán Việt Nam</w:t>
      </w:r>
      <w:r>
        <w:rPr>
          <w:sz w:val="28"/>
          <w:szCs w:val="28"/>
        </w:rPr>
        <w:t>.</w:t>
      </w:r>
    </w:p>
    <w:p w:rsidR="00501554" w:rsidRPr="003856F8" w:rsidRDefault="009054D7" w:rsidP="0041376D">
      <w:pPr>
        <w:widowControl w:val="0"/>
        <w:spacing w:before="240" w:after="0" w:line="252" w:lineRule="auto"/>
        <w:ind w:firstLine="567"/>
        <w:rPr>
          <w:sz w:val="28"/>
          <w:szCs w:val="28"/>
        </w:rPr>
      </w:pPr>
      <w:r>
        <w:rPr>
          <w:sz w:val="28"/>
          <w:szCs w:val="28"/>
        </w:rPr>
        <w:t xml:space="preserve">3. Trong thời gian thực hiện thủ tục chấm dứt tham gia hệ thống lưu ký và thanh toán giao dịch các-bon, thành viên lưu ký các-bon không được ký hợp đồng mới, không được gia hạn các hợp đồng với khách hàng để thực hiện hoạt động lưu ký và thanh toán giao dịch </w:t>
      </w:r>
      <w:r w:rsidR="00EB19BD">
        <w:rPr>
          <w:sz w:val="28"/>
          <w:szCs w:val="28"/>
        </w:rPr>
        <w:t xml:space="preserve">hạn ngạch phát thải khí nhà kính, tín chỉ </w:t>
      </w:r>
      <w:r>
        <w:rPr>
          <w:sz w:val="28"/>
          <w:szCs w:val="28"/>
        </w:rPr>
        <w:t>các-bon; phải thực hiện tất toán, chuyển tài khoản theo yêu cầu của khách hàng (nếu có).</w:t>
      </w:r>
    </w:p>
    <w:p w:rsidR="00501554" w:rsidRPr="003856F8" w:rsidRDefault="009054D7" w:rsidP="0041376D">
      <w:pPr>
        <w:widowControl w:val="0"/>
        <w:spacing w:before="240" w:after="0" w:line="252" w:lineRule="auto"/>
        <w:ind w:firstLine="567"/>
        <w:rPr>
          <w:sz w:val="28"/>
          <w:szCs w:val="28"/>
        </w:rPr>
      </w:pPr>
      <w:r>
        <w:rPr>
          <w:sz w:val="28"/>
          <w:szCs w:val="28"/>
        </w:rPr>
        <w:t xml:space="preserve">4. Trình tự, thủ tục chấm dứt tham gia hệ thống lưu ký và thanh toán giao dịch các-bon và các biểu mẫu có liên quan thực hiện theo quy chế của </w:t>
      </w:r>
      <w:r w:rsidR="005F7FC6">
        <w:rPr>
          <w:sz w:val="28"/>
          <w:szCs w:val="28"/>
        </w:rPr>
        <w:t>Tổng công ty lưu ký và bù trừ chứng khoán Việt Nam</w:t>
      </w:r>
      <w:r>
        <w:rPr>
          <w:sz w:val="28"/>
          <w:szCs w:val="28"/>
        </w:rPr>
        <w:t>.</w:t>
      </w:r>
    </w:p>
    <w:p w:rsidR="00501554" w:rsidRPr="003856F8" w:rsidRDefault="009054D7" w:rsidP="0041376D">
      <w:pPr>
        <w:pStyle w:val="Heading1"/>
        <w:keepNext w:val="0"/>
        <w:keepLines w:val="0"/>
        <w:widowControl w:val="0"/>
        <w:spacing w:after="0" w:line="252" w:lineRule="auto"/>
        <w:ind w:firstLine="567"/>
        <w:jc w:val="both"/>
        <w:rPr>
          <w:b/>
          <w:sz w:val="28"/>
          <w:szCs w:val="28"/>
        </w:rPr>
      </w:pPr>
      <w:r>
        <w:rPr>
          <w:b/>
          <w:sz w:val="28"/>
          <w:szCs w:val="28"/>
        </w:rPr>
        <w:t>Điều 2</w:t>
      </w:r>
      <w:r>
        <w:rPr>
          <w:b/>
          <w:sz w:val="28"/>
          <w:szCs w:val="28"/>
          <w:lang w:val="en-US"/>
        </w:rPr>
        <w:t>6</w:t>
      </w:r>
      <w:r>
        <w:rPr>
          <w:b/>
          <w:sz w:val="28"/>
          <w:szCs w:val="28"/>
        </w:rPr>
        <w:t xml:space="preserve">. Quy định chung về ngân hàng thanh toán </w:t>
      </w:r>
    </w:p>
    <w:p w:rsidR="00501554" w:rsidRPr="003856F8" w:rsidRDefault="009054D7" w:rsidP="00664D22">
      <w:pPr>
        <w:widowControl w:val="0"/>
        <w:spacing w:before="240" w:after="0" w:line="240" w:lineRule="auto"/>
        <w:ind w:firstLine="567"/>
        <w:rPr>
          <w:sz w:val="28"/>
          <w:szCs w:val="28"/>
        </w:rPr>
      </w:pPr>
      <w:r>
        <w:rPr>
          <w:sz w:val="28"/>
          <w:szCs w:val="28"/>
        </w:rPr>
        <w:t xml:space="preserve">1. Ngân hàng thanh toán là ngân hàng thương mại </w:t>
      </w:r>
      <w:r>
        <w:rPr>
          <w:sz w:val="28"/>
          <w:szCs w:val="28"/>
          <w:lang w:val="en-US"/>
        </w:rPr>
        <w:t xml:space="preserve">được thành lập và hoạt động tại Việt Nam theo quy định pháp luật, </w:t>
      </w:r>
      <w:r>
        <w:rPr>
          <w:sz w:val="28"/>
          <w:szCs w:val="28"/>
        </w:rPr>
        <w:t>thực hiện cung cấp dịch vụ thanh toán tiền cho các giao dịch hạn ngạch phát thải khí nhà kính, tín chỉ các-bon.</w:t>
      </w:r>
    </w:p>
    <w:p w:rsidR="00501554" w:rsidRPr="003856F8" w:rsidRDefault="009054D7" w:rsidP="00664D22">
      <w:pPr>
        <w:widowControl w:val="0"/>
        <w:spacing w:before="240" w:after="0" w:line="240" w:lineRule="auto"/>
        <w:ind w:firstLine="567"/>
        <w:rPr>
          <w:sz w:val="28"/>
          <w:szCs w:val="28"/>
        </w:rPr>
      </w:pPr>
      <w:r>
        <w:rPr>
          <w:sz w:val="28"/>
          <w:szCs w:val="28"/>
        </w:rPr>
        <w:t xml:space="preserve">2. Ngân hàng thương mại được Ủy ban Chứng khoán Nhà nước lựa chọn làm ngân hàng thanh toán khi đáp ứng các </w:t>
      </w:r>
      <w:r>
        <w:rPr>
          <w:sz w:val="28"/>
          <w:szCs w:val="28"/>
          <w:lang w:val="en-US"/>
        </w:rPr>
        <w:t>yêu cầu</w:t>
      </w:r>
      <w:r>
        <w:rPr>
          <w:sz w:val="28"/>
          <w:szCs w:val="28"/>
        </w:rPr>
        <w:t xml:space="preserve"> sau đây:</w:t>
      </w:r>
    </w:p>
    <w:p w:rsidR="00045588" w:rsidRPr="003856F8" w:rsidRDefault="009054D7" w:rsidP="00664D22">
      <w:pPr>
        <w:spacing w:before="240" w:after="0" w:line="240" w:lineRule="auto"/>
        <w:ind w:firstLine="567"/>
        <w:rPr>
          <w:sz w:val="28"/>
          <w:szCs w:val="28"/>
        </w:rPr>
      </w:pPr>
      <w:r>
        <w:rPr>
          <w:sz w:val="28"/>
          <w:szCs w:val="28"/>
          <w:lang w:val="en-US"/>
        </w:rPr>
        <w:t>a</w:t>
      </w:r>
      <w:r>
        <w:rPr>
          <w:sz w:val="28"/>
          <w:szCs w:val="28"/>
        </w:rPr>
        <w:t>) Có vốn điều lệ trên 10.000 tỷ đồng;</w:t>
      </w:r>
    </w:p>
    <w:p w:rsidR="00045588" w:rsidRPr="003856F8" w:rsidRDefault="009054D7" w:rsidP="00664D22">
      <w:pPr>
        <w:spacing w:before="240" w:after="0" w:line="240" w:lineRule="auto"/>
        <w:ind w:firstLine="567"/>
        <w:rPr>
          <w:sz w:val="28"/>
          <w:szCs w:val="28"/>
        </w:rPr>
      </w:pPr>
      <w:r>
        <w:rPr>
          <w:sz w:val="28"/>
          <w:szCs w:val="28"/>
          <w:lang w:val="en-US"/>
        </w:rPr>
        <w:t>b</w:t>
      </w:r>
      <w:r>
        <w:rPr>
          <w:sz w:val="28"/>
          <w:szCs w:val="28"/>
        </w:rPr>
        <w:t>) Hoạt động kinh doanh có lãi trong 02 năm gần nhất;</w:t>
      </w:r>
    </w:p>
    <w:p w:rsidR="00045588" w:rsidRPr="0041376D" w:rsidRDefault="009054D7" w:rsidP="00664D22">
      <w:pPr>
        <w:spacing w:before="240" w:after="0" w:line="240" w:lineRule="auto"/>
        <w:ind w:firstLine="567"/>
        <w:rPr>
          <w:spacing w:val="4"/>
          <w:sz w:val="28"/>
          <w:szCs w:val="28"/>
        </w:rPr>
      </w:pPr>
      <w:r w:rsidRPr="0041376D">
        <w:rPr>
          <w:spacing w:val="4"/>
          <w:sz w:val="28"/>
          <w:szCs w:val="28"/>
          <w:lang w:val="en-US"/>
        </w:rPr>
        <w:t>c</w:t>
      </w:r>
      <w:r w:rsidRPr="0041376D">
        <w:rPr>
          <w:spacing w:val="4"/>
          <w:sz w:val="28"/>
          <w:szCs w:val="28"/>
        </w:rPr>
        <w:t>) Đáp ứng tỷ lệ an toàn vốn tối thiểu theo quy định của pháp luật về ngân hàng;</w:t>
      </w:r>
    </w:p>
    <w:p w:rsidR="00045588" w:rsidRPr="003856F8" w:rsidRDefault="009054D7" w:rsidP="00664D22">
      <w:pPr>
        <w:spacing w:before="240" w:after="0" w:line="240" w:lineRule="auto"/>
        <w:ind w:firstLine="567"/>
        <w:rPr>
          <w:sz w:val="28"/>
          <w:szCs w:val="28"/>
        </w:rPr>
      </w:pPr>
      <w:r>
        <w:rPr>
          <w:sz w:val="28"/>
          <w:szCs w:val="28"/>
          <w:lang w:val="en-US"/>
        </w:rPr>
        <w:t>d</w:t>
      </w:r>
      <w:r>
        <w:rPr>
          <w:sz w:val="28"/>
          <w:szCs w:val="28"/>
        </w:rPr>
        <w:t>) Có hệ thống cơ sở vật chất, kỹ thuật bảo đảm thực hiện thanh toán</w:t>
      </w:r>
      <w:r>
        <w:rPr>
          <w:sz w:val="28"/>
          <w:szCs w:val="28"/>
          <w:lang w:val="en-US"/>
        </w:rPr>
        <w:t xml:space="preserve"> tiền cho các</w:t>
      </w:r>
      <w:r>
        <w:rPr>
          <w:sz w:val="28"/>
          <w:szCs w:val="28"/>
        </w:rPr>
        <w:t xml:space="preserve"> giao dịch </w:t>
      </w:r>
      <w:r>
        <w:rPr>
          <w:sz w:val="28"/>
          <w:szCs w:val="28"/>
          <w:lang w:val="en-US"/>
        </w:rPr>
        <w:t xml:space="preserve">hạn ngạch phát thải khí nhà kính, tín chỉ các-bon </w:t>
      </w:r>
      <w:r>
        <w:rPr>
          <w:sz w:val="28"/>
          <w:szCs w:val="28"/>
        </w:rPr>
        <w:t xml:space="preserve">và kết nối với hệ thống của </w:t>
      </w:r>
      <w:r w:rsidR="005F7FC6">
        <w:rPr>
          <w:sz w:val="28"/>
          <w:szCs w:val="28"/>
        </w:rPr>
        <w:t>Tổng công ty lưu ký và bù trừ chứng khoán Việt Nam</w:t>
      </w:r>
      <w:r>
        <w:rPr>
          <w:sz w:val="28"/>
          <w:szCs w:val="28"/>
        </w:rPr>
        <w:t xml:space="preserve"> theo quy định của </w:t>
      </w:r>
      <w:r w:rsidR="005F7FC6">
        <w:rPr>
          <w:sz w:val="28"/>
          <w:szCs w:val="28"/>
        </w:rPr>
        <w:t>Tổng công ty lưu ký và bù trừ chứng khoán Việt Nam</w:t>
      </w:r>
      <w:r>
        <w:rPr>
          <w:sz w:val="28"/>
          <w:szCs w:val="28"/>
        </w:rPr>
        <w:t>;</w:t>
      </w:r>
    </w:p>
    <w:p w:rsidR="00045588" w:rsidRPr="003856F8" w:rsidRDefault="009054D7" w:rsidP="00664D22">
      <w:pPr>
        <w:spacing w:before="240" w:after="0" w:line="240" w:lineRule="auto"/>
        <w:ind w:firstLine="567"/>
        <w:rPr>
          <w:sz w:val="28"/>
          <w:szCs w:val="28"/>
        </w:rPr>
      </w:pPr>
      <w:r>
        <w:rPr>
          <w:sz w:val="28"/>
          <w:szCs w:val="28"/>
          <w:lang w:val="en-US"/>
        </w:rPr>
        <w:lastRenderedPageBreak/>
        <w:t>đ</w:t>
      </w:r>
      <w:r>
        <w:rPr>
          <w:sz w:val="28"/>
          <w:szCs w:val="28"/>
        </w:rPr>
        <w:t>) Có hệ thống thanh toán, bù trừ kết nối với hệ thống thanh toán, bù trừ của Ngân hàng Nhà nước Việt Nam;</w:t>
      </w:r>
    </w:p>
    <w:p w:rsidR="00045588" w:rsidRPr="003856F8" w:rsidRDefault="009054D7" w:rsidP="00664D22">
      <w:pPr>
        <w:spacing w:before="240" w:after="0" w:line="240" w:lineRule="auto"/>
        <w:ind w:firstLine="567"/>
        <w:rPr>
          <w:sz w:val="28"/>
          <w:szCs w:val="28"/>
        </w:rPr>
      </w:pPr>
      <w:r>
        <w:rPr>
          <w:sz w:val="28"/>
          <w:szCs w:val="28"/>
          <w:lang w:val="en-US"/>
        </w:rPr>
        <w:t>e</w:t>
      </w:r>
      <w:r>
        <w:rPr>
          <w:sz w:val="28"/>
          <w:szCs w:val="28"/>
        </w:rPr>
        <w:t>) Có hệ thống cơ sở vật chất, kỹ thuật để lưu giữ số liệu thông tin thanh t</w:t>
      </w:r>
      <w:r w:rsidRPr="0041376D">
        <w:rPr>
          <w:spacing w:val="-4"/>
          <w:sz w:val="28"/>
          <w:szCs w:val="28"/>
        </w:rPr>
        <w:t xml:space="preserve">oán giao dịch trong thời hạn ít nhất 10 năm và cung cấp được cho </w:t>
      </w:r>
      <w:r w:rsidR="005F7FC6" w:rsidRPr="0041376D">
        <w:rPr>
          <w:spacing w:val="-4"/>
          <w:sz w:val="28"/>
          <w:szCs w:val="28"/>
        </w:rPr>
        <w:t>Tổng công ty lưu ký và bù trừ chứng khoán Việt Nam</w:t>
      </w:r>
      <w:r w:rsidRPr="0041376D">
        <w:rPr>
          <w:spacing w:val="-4"/>
          <w:sz w:val="28"/>
          <w:szCs w:val="28"/>
        </w:rPr>
        <w:t xml:space="preserve"> trong thời hạn 48 giờ khi có yêu cầu;</w:t>
      </w:r>
    </w:p>
    <w:p w:rsidR="00045588" w:rsidRPr="0041376D" w:rsidRDefault="009054D7" w:rsidP="00664D22">
      <w:pPr>
        <w:spacing w:before="240" w:after="0" w:line="240" w:lineRule="auto"/>
        <w:ind w:firstLine="567"/>
        <w:rPr>
          <w:spacing w:val="4"/>
          <w:sz w:val="28"/>
          <w:szCs w:val="28"/>
        </w:rPr>
      </w:pPr>
      <w:r w:rsidRPr="0041376D">
        <w:rPr>
          <w:spacing w:val="4"/>
          <w:sz w:val="28"/>
          <w:szCs w:val="28"/>
          <w:lang w:val="en-US"/>
        </w:rPr>
        <w:t>g</w:t>
      </w:r>
      <w:r w:rsidRPr="0041376D">
        <w:rPr>
          <w:spacing w:val="4"/>
          <w:sz w:val="28"/>
          <w:szCs w:val="28"/>
        </w:rPr>
        <w:t>) Không bị kiểm soát đặc biệt theo quy định của pháp luật về tổ chức tín dụng.</w:t>
      </w:r>
    </w:p>
    <w:p w:rsidR="00501554" w:rsidRPr="003856F8" w:rsidRDefault="009054D7" w:rsidP="00664D22">
      <w:pPr>
        <w:widowControl w:val="0"/>
        <w:spacing w:before="240" w:after="0" w:line="240" w:lineRule="auto"/>
        <w:ind w:firstLine="567"/>
        <w:rPr>
          <w:sz w:val="28"/>
          <w:szCs w:val="28"/>
        </w:rPr>
      </w:pPr>
      <w:r>
        <w:rPr>
          <w:sz w:val="28"/>
          <w:szCs w:val="28"/>
        </w:rPr>
        <w:t>3. Ngân hàng thanh toán có các quyền và nghĩa vụ sau đây:</w:t>
      </w:r>
    </w:p>
    <w:p w:rsidR="00501554" w:rsidRPr="003856F8" w:rsidRDefault="009054D7" w:rsidP="00664D22">
      <w:pPr>
        <w:widowControl w:val="0"/>
        <w:spacing w:before="240" w:after="0" w:line="240" w:lineRule="auto"/>
        <w:ind w:firstLine="567"/>
        <w:rPr>
          <w:sz w:val="28"/>
          <w:szCs w:val="28"/>
        </w:rPr>
      </w:pPr>
      <w:r>
        <w:rPr>
          <w:sz w:val="28"/>
          <w:szCs w:val="28"/>
        </w:rPr>
        <w:t xml:space="preserve">a) Duy trì các </w:t>
      </w:r>
      <w:r w:rsidR="008800DD">
        <w:rPr>
          <w:sz w:val="28"/>
          <w:szCs w:val="28"/>
        </w:rPr>
        <w:t>yêu cầu</w:t>
      </w:r>
      <w:r>
        <w:rPr>
          <w:sz w:val="28"/>
          <w:szCs w:val="28"/>
        </w:rPr>
        <w:t xml:space="preserve"> theo quy định tại khoản 2 Điều này;</w:t>
      </w:r>
    </w:p>
    <w:p w:rsidR="00501554" w:rsidRPr="003856F8" w:rsidRDefault="009054D7" w:rsidP="00664D22">
      <w:pPr>
        <w:widowControl w:val="0"/>
        <w:spacing w:before="240" w:after="0" w:line="240" w:lineRule="auto"/>
        <w:ind w:firstLine="567"/>
        <w:rPr>
          <w:sz w:val="28"/>
          <w:szCs w:val="28"/>
        </w:rPr>
      </w:pPr>
      <w:r>
        <w:rPr>
          <w:sz w:val="28"/>
          <w:szCs w:val="28"/>
        </w:rPr>
        <w:t>b) Tổ chức việc thanh toán cho giao dịch hạn ngạch phát thải khí nhà kính, tín chỉ các-bon tách biệt với hoạt động thanh toán khác của ngân hàng;</w:t>
      </w:r>
    </w:p>
    <w:p w:rsidR="00501554" w:rsidRPr="003856F8" w:rsidRDefault="009054D7" w:rsidP="00664D22">
      <w:pPr>
        <w:widowControl w:val="0"/>
        <w:spacing w:before="240" w:after="0" w:line="240" w:lineRule="auto"/>
        <w:ind w:firstLine="567"/>
        <w:rPr>
          <w:sz w:val="28"/>
          <w:szCs w:val="28"/>
        </w:rPr>
      </w:pPr>
      <w:r>
        <w:rPr>
          <w:sz w:val="28"/>
          <w:szCs w:val="28"/>
          <w:lang w:val="en-US"/>
        </w:rPr>
        <w:t>c</w:t>
      </w:r>
      <w:r>
        <w:rPr>
          <w:sz w:val="28"/>
          <w:szCs w:val="28"/>
        </w:rPr>
        <w:t xml:space="preserve">) Bồi thường cho </w:t>
      </w:r>
      <w:r w:rsidR="005F7FC6">
        <w:rPr>
          <w:sz w:val="28"/>
          <w:szCs w:val="28"/>
        </w:rPr>
        <w:t>Tổng công ty lưu ký và bù trừ chứng khoán Việt Nam</w:t>
      </w:r>
      <w:r>
        <w:rPr>
          <w:sz w:val="28"/>
          <w:szCs w:val="28"/>
        </w:rPr>
        <w:t>, thành viên lưu ký các-bon các chi phí và thiệt hại phát sinh trong trường hợp không thực hiện hoạt động thanh toán tiền giao dịch hạn ngạch phát thải khí nhà kính, tín chỉ các-bon theo đúng quy định do lỗi của ngân hàng thanh toán.</w:t>
      </w:r>
    </w:p>
    <w:p w:rsidR="00501554" w:rsidRPr="003856F8" w:rsidRDefault="009054D7" w:rsidP="0041376D">
      <w:pPr>
        <w:widowControl w:val="0"/>
        <w:spacing w:before="200" w:after="0" w:line="240" w:lineRule="auto"/>
        <w:ind w:firstLine="567"/>
        <w:rPr>
          <w:sz w:val="28"/>
          <w:szCs w:val="28"/>
        </w:rPr>
      </w:pPr>
      <w:r>
        <w:rPr>
          <w:sz w:val="28"/>
          <w:szCs w:val="28"/>
        </w:rPr>
        <w:t xml:space="preserve">4. </w:t>
      </w:r>
      <w:r>
        <w:rPr>
          <w:sz w:val="28"/>
          <w:szCs w:val="28"/>
          <w:lang w:val="en-US"/>
        </w:rPr>
        <w:t xml:space="preserve">Ngân hàng thanh toán báo cáo </w:t>
      </w:r>
      <w:r>
        <w:rPr>
          <w:sz w:val="28"/>
          <w:szCs w:val="28"/>
        </w:rPr>
        <w:t xml:space="preserve">Ủy ban Chứng khoán Nhà nước </w:t>
      </w:r>
      <w:r>
        <w:rPr>
          <w:sz w:val="28"/>
          <w:szCs w:val="28"/>
          <w:lang w:val="en-US"/>
        </w:rPr>
        <w:t xml:space="preserve">và </w:t>
      </w:r>
      <w:r w:rsidR="005F7FC6">
        <w:rPr>
          <w:sz w:val="28"/>
          <w:szCs w:val="28"/>
          <w:lang w:val="en-US"/>
        </w:rPr>
        <w:t>Tổng công ty lưu ký và bù trừ chứng khoán Việt Nam</w:t>
      </w:r>
      <w:r>
        <w:rPr>
          <w:sz w:val="28"/>
          <w:szCs w:val="28"/>
          <w:lang w:val="en-US"/>
        </w:rPr>
        <w:t xml:space="preserve"> trong thời hạn 24 giờ kể từ khi không đáp ứng được các </w:t>
      </w:r>
      <w:r>
        <w:rPr>
          <w:sz w:val="28"/>
          <w:szCs w:val="28"/>
        </w:rPr>
        <w:t>yêu cầu</w:t>
      </w:r>
      <w:r>
        <w:rPr>
          <w:sz w:val="28"/>
          <w:szCs w:val="28"/>
          <w:lang w:val="en-US"/>
        </w:rPr>
        <w:t xml:space="preserve"> quy định tại khoản 2 Điều này. Ủy ban Chứng khoán Nhà nước </w:t>
      </w:r>
      <w:r w:rsidR="0074133F" w:rsidRPr="0074133F">
        <w:rPr>
          <w:sz w:val="28"/>
          <w:szCs w:val="28"/>
          <w:lang w:val="en-US"/>
        </w:rPr>
        <w:t>chủ</w:t>
      </w:r>
      <w:r w:rsidR="0074133F" w:rsidRPr="0074133F">
        <w:rPr>
          <w:sz w:val="28"/>
          <w:szCs w:val="28"/>
        </w:rPr>
        <w:t xml:space="preserve"> trì, </w:t>
      </w:r>
      <w:r>
        <w:rPr>
          <w:sz w:val="28"/>
          <w:szCs w:val="28"/>
          <w:lang w:val="en-US"/>
        </w:rPr>
        <w:t xml:space="preserve">phối hợp với </w:t>
      </w:r>
      <w:r w:rsidR="005F7FC6">
        <w:rPr>
          <w:sz w:val="28"/>
          <w:szCs w:val="28"/>
          <w:lang w:val="en-US"/>
        </w:rPr>
        <w:t>Tổng công ty lưu ký và bù trừ chứng khoán Việt Nam</w:t>
      </w:r>
      <w:r>
        <w:rPr>
          <w:sz w:val="28"/>
          <w:szCs w:val="28"/>
          <w:lang w:val="en-US"/>
        </w:rPr>
        <w:t xml:space="preserve"> </w:t>
      </w:r>
      <w:bookmarkStart w:id="27" w:name="_Hlk211281979"/>
      <w:r>
        <w:rPr>
          <w:sz w:val="28"/>
          <w:szCs w:val="28"/>
        </w:rPr>
        <w:t>kiểm tra việc duy trì các</w:t>
      </w:r>
      <w:r w:rsidR="008800DD">
        <w:rPr>
          <w:sz w:val="28"/>
          <w:szCs w:val="28"/>
        </w:rPr>
        <w:t xml:space="preserve"> yêu cầu</w:t>
      </w:r>
      <w:r>
        <w:rPr>
          <w:sz w:val="28"/>
          <w:szCs w:val="28"/>
        </w:rPr>
        <w:t xml:space="preserve"> và việc thực hiện các nghĩa vụ của ngân hàng thanh toán</w:t>
      </w:r>
      <w:r>
        <w:rPr>
          <w:sz w:val="28"/>
          <w:szCs w:val="28"/>
          <w:lang w:val="en-US"/>
        </w:rPr>
        <w:t xml:space="preserve"> trong trường hợp cần thiết</w:t>
      </w:r>
      <w:bookmarkEnd w:id="27"/>
      <w:r>
        <w:rPr>
          <w:sz w:val="28"/>
          <w:szCs w:val="28"/>
        </w:rPr>
        <w:t xml:space="preserve">. Trường hợp ngân hàng không duy trì được </w:t>
      </w:r>
      <w:r w:rsidR="008800DD">
        <w:rPr>
          <w:sz w:val="28"/>
          <w:szCs w:val="28"/>
        </w:rPr>
        <w:t xml:space="preserve">yêu cầu </w:t>
      </w:r>
      <w:r>
        <w:rPr>
          <w:sz w:val="28"/>
          <w:szCs w:val="28"/>
        </w:rPr>
        <w:t xml:space="preserve">làm ngân hàng thanh toán hoặc không khôi phục được </w:t>
      </w:r>
      <w:r w:rsidR="008800DD">
        <w:rPr>
          <w:sz w:val="28"/>
          <w:szCs w:val="28"/>
        </w:rPr>
        <w:t>yêu cầu</w:t>
      </w:r>
      <w:r>
        <w:rPr>
          <w:sz w:val="28"/>
          <w:szCs w:val="28"/>
        </w:rPr>
        <w:t xml:space="preserve"> làm ngân hàng thanh toán trong thời hạn do Ủy ban Chứng khoán Nhà nước quyết định, Ủy ban Chứng khoán Nhà nước lựa chọn ngân hàng thanh toán khác đáp ứng đủ </w:t>
      </w:r>
      <w:r w:rsidR="008800DD">
        <w:rPr>
          <w:sz w:val="28"/>
          <w:szCs w:val="28"/>
        </w:rPr>
        <w:t>yêu cầu</w:t>
      </w:r>
      <w:r>
        <w:rPr>
          <w:sz w:val="28"/>
          <w:szCs w:val="28"/>
        </w:rPr>
        <w:t xml:space="preserve"> quy định tại khoản 2 Điều này. Ngân hàng thanh toán phải chịu trách nhiệm cho hoạt động thanh toán giao dịch hạn ngạch phát thải khí nhà kính, tín chỉ các-bon và hoàn tất các nghĩa vụ liên quan đến hoạt động thanh toán giao dịch hạn ngạch phát thải khí nhà kính, tín chỉ các-bon đối với khách hàng cho đến khi có ngân hàng thanh toán thay thế.</w:t>
      </w:r>
    </w:p>
    <w:p w:rsidR="00501554" w:rsidRPr="003856F8" w:rsidRDefault="009054D7" w:rsidP="00A40D8A">
      <w:pPr>
        <w:pStyle w:val="Heading1"/>
        <w:keepNext w:val="0"/>
        <w:keepLines w:val="0"/>
        <w:widowControl w:val="0"/>
        <w:spacing w:before="160" w:after="0" w:line="240" w:lineRule="auto"/>
        <w:ind w:firstLine="567"/>
        <w:jc w:val="both"/>
        <w:rPr>
          <w:b/>
          <w:sz w:val="28"/>
          <w:szCs w:val="28"/>
        </w:rPr>
      </w:pPr>
      <w:r>
        <w:rPr>
          <w:b/>
          <w:sz w:val="28"/>
          <w:szCs w:val="28"/>
        </w:rPr>
        <w:t>Điều 2</w:t>
      </w:r>
      <w:r>
        <w:rPr>
          <w:b/>
          <w:sz w:val="28"/>
          <w:szCs w:val="28"/>
          <w:lang w:val="en-US"/>
        </w:rPr>
        <w:t>7</w:t>
      </w:r>
      <w:r>
        <w:rPr>
          <w:b/>
          <w:sz w:val="28"/>
          <w:szCs w:val="28"/>
        </w:rPr>
        <w:t>. Hồ sơ đăng ký làm ngân hàng thanh toán</w:t>
      </w:r>
    </w:p>
    <w:p w:rsidR="00501554" w:rsidRPr="003856F8" w:rsidRDefault="009054D7" w:rsidP="00A40D8A">
      <w:pPr>
        <w:widowControl w:val="0"/>
        <w:spacing w:before="160" w:after="0" w:line="240" w:lineRule="auto"/>
        <w:ind w:firstLine="567"/>
        <w:rPr>
          <w:sz w:val="28"/>
          <w:szCs w:val="28"/>
        </w:rPr>
      </w:pPr>
      <w:r>
        <w:rPr>
          <w:sz w:val="28"/>
          <w:szCs w:val="28"/>
        </w:rPr>
        <w:t xml:space="preserve">1. Giấy đăng ký làm ngân hàng thanh toán theo </w:t>
      </w:r>
      <w:r>
        <w:rPr>
          <w:sz w:val="28"/>
          <w:szCs w:val="28"/>
          <w:lang w:val="en-US"/>
        </w:rPr>
        <w:t>m</w:t>
      </w:r>
      <w:r>
        <w:rPr>
          <w:sz w:val="28"/>
          <w:szCs w:val="28"/>
        </w:rPr>
        <w:t>ẫu ban hành kèm theo Nghị định này.</w:t>
      </w:r>
    </w:p>
    <w:p w:rsidR="00501554" w:rsidRPr="003856F8" w:rsidRDefault="009054D7" w:rsidP="00A40D8A">
      <w:pPr>
        <w:widowControl w:val="0"/>
        <w:spacing w:before="160" w:after="0" w:line="240" w:lineRule="auto"/>
        <w:ind w:firstLine="567"/>
        <w:rPr>
          <w:sz w:val="28"/>
          <w:szCs w:val="28"/>
        </w:rPr>
      </w:pPr>
      <w:r>
        <w:rPr>
          <w:sz w:val="28"/>
          <w:szCs w:val="28"/>
        </w:rPr>
        <w:t>2. Bản cung cấp thông tin về ngân hàng, trong đó nêu rõ khả năng</w:t>
      </w:r>
      <w:r>
        <w:rPr>
          <w:sz w:val="28"/>
          <w:szCs w:val="28"/>
          <w:lang w:val="en-US"/>
        </w:rPr>
        <w:t>, kèm theo hồ sơ chứng minh</w:t>
      </w:r>
      <w:r>
        <w:rPr>
          <w:sz w:val="28"/>
          <w:szCs w:val="28"/>
        </w:rPr>
        <w:t xml:space="preserve"> đáp ứng các </w:t>
      </w:r>
      <w:r w:rsidR="00DB3DC0">
        <w:rPr>
          <w:sz w:val="28"/>
          <w:szCs w:val="28"/>
        </w:rPr>
        <w:t>yêu cầu</w:t>
      </w:r>
      <w:r>
        <w:rPr>
          <w:sz w:val="28"/>
          <w:szCs w:val="28"/>
        </w:rPr>
        <w:t xml:space="preserve"> </w:t>
      </w:r>
      <w:r w:rsidR="00366F21">
        <w:rPr>
          <w:sz w:val="28"/>
          <w:szCs w:val="28"/>
        </w:rPr>
        <w:t xml:space="preserve">theo quy định </w:t>
      </w:r>
      <w:r>
        <w:rPr>
          <w:sz w:val="28"/>
          <w:szCs w:val="28"/>
        </w:rPr>
        <w:t xml:space="preserve">tại </w:t>
      </w:r>
      <w:bookmarkStart w:id="28" w:name="dc_88"/>
      <w:r>
        <w:rPr>
          <w:sz w:val="28"/>
          <w:szCs w:val="28"/>
        </w:rPr>
        <w:t xml:space="preserve">khoản 2 Điều </w:t>
      </w:r>
      <w:r>
        <w:rPr>
          <w:sz w:val="28"/>
          <w:szCs w:val="28"/>
          <w:lang w:val="en-US"/>
        </w:rPr>
        <w:t>26</w:t>
      </w:r>
      <w:r>
        <w:rPr>
          <w:sz w:val="28"/>
          <w:szCs w:val="28"/>
        </w:rPr>
        <w:t xml:space="preserve"> </w:t>
      </w:r>
      <w:bookmarkEnd w:id="28"/>
      <w:r>
        <w:rPr>
          <w:sz w:val="28"/>
          <w:szCs w:val="28"/>
        </w:rPr>
        <w:t>Nghị định nà</w:t>
      </w:r>
      <w:r>
        <w:rPr>
          <w:sz w:val="28"/>
          <w:szCs w:val="28"/>
          <w:lang w:val="en-US"/>
        </w:rPr>
        <w:t>y.</w:t>
      </w:r>
    </w:p>
    <w:p w:rsidR="00501554" w:rsidRPr="003856F8" w:rsidRDefault="009054D7" w:rsidP="00A40D8A">
      <w:pPr>
        <w:widowControl w:val="0"/>
        <w:spacing w:before="160" w:after="0" w:line="240" w:lineRule="auto"/>
        <w:ind w:firstLine="567"/>
        <w:rPr>
          <w:sz w:val="28"/>
          <w:szCs w:val="28"/>
        </w:rPr>
      </w:pPr>
      <w:r>
        <w:rPr>
          <w:sz w:val="28"/>
          <w:szCs w:val="28"/>
        </w:rPr>
        <w:t xml:space="preserve">3. Ý kiến bằng văn bản của </w:t>
      </w:r>
      <w:r w:rsidR="005F7FC6">
        <w:rPr>
          <w:sz w:val="28"/>
          <w:szCs w:val="28"/>
        </w:rPr>
        <w:t xml:space="preserve">Tổng công ty lưu ký và bù trừ chứng khoán </w:t>
      </w:r>
      <w:r w:rsidR="005F7FC6">
        <w:rPr>
          <w:sz w:val="28"/>
          <w:szCs w:val="28"/>
        </w:rPr>
        <w:lastRenderedPageBreak/>
        <w:t>Việt Nam</w:t>
      </w:r>
      <w:r>
        <w:rPr>
          <w:sz w:val="28"/>
          <w:szCs w:val="28"/>
        </w:rPr>
        <w:t xml:space="preserve"> về việc ngân hàng thương mại đáp ứng được </w:t>
      </w:r>
      <w:r w:rsidR="008800DD">
        <w:rPr>
          <w:sz w:val="28"/>
          <w:szCs w:val="28"/>
        </w:rPr>
        <w:t xml:space="preserve">yêu cầu </w:t>
      </w:r>
      <w:r>
        <w:rPr>
          <w:sz w:val="28"/>
          <w:szCs w:val="28"/>
        </w:rPr>
        <w:t xml:space="preserve">quy định tại điểm </w:t>
      </w:r>
      <w:r>
        <w:rPr>
          <w:sz w:val="28"/>
          <w:szCs w:val="28"/>
          <w:lang w:val="en-US"/>
        </w:rPr>
        <w:t xml:space="preserve">d, </w:t>
      </w:r>
      <w:ins w:id="29" w:author="Do Thanh Lam" w:date="2026-01-19T10:52:00Z">
        <w:r w:rsidR="00F949B8">
          <w:rPr>
            <w:sz w:val="28"/>
            <w:szCs w:val="28"/>
            <w:lang w:val="en-US"/>
          </w:rPr>
          <w:t xml:space="preserve">điểm </w:t>
        </w:r>
      </w:ins>
      <w:r>
        <w:rPr>
          <w:sz w:val="28"/>
          <w:szCs w:val="28"/>
          <w:lang w:val="en-US"/>
        </w:rPr>
        <w:t xml:space="preserve">e </w:t>
      </w:r>
      <w:r>
        <w:rPr>
          <w:sz w:val="28"/>
          <w:szCs w:val="28"/>
        </w:rPr>
        <w:t>khoản 2 Điều 2</w:t>
      </w:r>
      <w:r>
        <w:rPr>
          <w:sz w:val="28"/>
          <w:szCs w:val="28"/>
          <w:lang w:val="en-US"/>
        </w:rPr>
        <w:t>6</w:t>
      </w:r>
      <w:r>
        <w:rPr>
          <w:sz w:val="28"/>
          <w:szCs w:val="28"/>
        </w:rPr>
        <w:t xml:space="preserve"> Nghị định này.</w:t>
      </w:r>
    </w:p>
    <w:p w:rsidR="00501554" w:rsidRPr="003856F8" w:rsidRDefault="009054D7" w:rsidP="00A40D8A">
      <w:pPr>
        <w:pStyle w:val="Heading1"/>
        <w:keepNext w:val="0"/>
        <w:keepLines w:val="0"/>
        <w:widowControl w:val="0"/>
        <w:spacing w:before="160" w:after="0" w:line="240" w:lineRule="auto"/>
        <w:ind w:firstLine="567"/>
        <w:jc w:val="both"/>
        <w:rPr>
          <w:b/>
          <w:sz w:val="28"/>
          <w:szCs w:val="28"/>
        </w:rPr>
      </w:pPr>
      <w:bookmarkStart w:id="30" w:name="dieu_168"/>
      <w:r>
        <w:rPr>
          <w:b/>
          <w:sz w:val="28"/>
          <w:szCs w:val="28"/>
        </w:rPr>
        <w:t>Điều</w:t>
      </w:r>
      <w:r>
        <w:rPr>
          <w:b/>
          <w:sz w:val="28"/>
          <w:szCs w:val="28"/>
          <w:lang w:val="en-US"/>
        </w:rPr>
        <w:t xml:space="preserve"> 28</w:t>
      </w:r>
      <w:r>
        <w:rPr>
          <w:b/>
          <w:sz w:val="28"/>
          <w:szCs w:val="28"/>
        </w:rPr>
        <w:t>. Trình tự, thủ tục chấp thuận ngân hàng thương mại làm ngân hàng thanh toán</w:t>
      </w:r>
      <w:bookmarkEnd w:id="30"/>
    </w:p>
    <w:p w:rsidR="00501554" w:rsidRPr="003856F8" w:rsidRDefault="009054D7" w:rsidP="00A40D8A">
      <w:pPr>
        <w:widowControl w:val="0"/>
        <w:spacing w:before="160" w:after="0" w:line="240" w:lineRule="auto"/>
        <w:ind w:firstLine="567"/>
        <w:rPr>
          <w:sz w:val="28"/>
          <w:szCs w:val="28"/>
        </w:rPr>
      </w:pPr>
      <w:r>
        <w:rPr>
          <w:sz w:val="28"/>
          <w:szCs w:val="28"/>
        </w:rPr>
        <w:t>1. Ủy ban Chứng khoán Nhà nước lựa chọn ngân hàng thương mại làm ngân hàng thanh toán để cung cấp dịch vụ thanh toán tiền cho giao dịch hạn ngạch phát thải khí nhà kính, tín chỉ các-bon trên hệ thống giao dịch các-bon.</w:t>
      </w:r>
      <w:r w:rsidR="00222AE6">
        <w:rPr>
          <w:sz w:val="28"/>
          <w:szCs w:val="28"/>
          <w:lang w:val="en-US"/>
        </w:rPr>
        <w:t xml:space="preserve"> </w:t>
      </w:r>
      <w:r>
        <w:rPr>
          <w:sz w:val="28"/>
          <w:szCs w:val="28"/>
        </w:rPr>
        <w:t xml:space="preserve">Trong giai đoạn </w:t>
      </w:r>
      <w:r>
        <w:rPr>
          <w:sz w:val="28"/>
          <w:szCs w:val="28"/>
          <w:lang w:val="en-US"/>
        </w:rPr>
        <w:t xml:space="preserve">tổ chức vận hành </w:t>
      </w:r>
      <w:r>
        <w:rPr>
          <w:sz w:val="28"/>
          <w:szCs w:val="28"/>
        </w:rPr>
        <w:t>thí điểm</w:t>
      </w:r>
      <w:r>
        <w:rPr>
          <w:sz w:val="28"/>
          <w:szCs w:val="28"/>
          <w:lang w:val="en-US"/>
        </w:rPr>
        <w:t xml:space="preserve"> sàn giao dịch các-bon trong nước</w:t>
      </w:r>
      <w:r>
        <w:rPr>
          <w:sz w:val="28"/>
          <w:szCs w:val="28"/>
        </w:rPr>
        <w:t xml:space="preserve"> đến hết ngày 31</w:t>
      </w:r>
      <w:r>
        <w:rPr>
          <w:sz w:val="28"/>
          <w:szCs w:val="28"/>
          <w:lang w:val="en-US"/>
        </w:rPr>
        <w:t xml:space="preserve"> tháng </w:t>
      </w:r>
      <w:r>
        <w:rPr>
          <w:sz w:val="28"/>
          <w:szCs w:val="28"/>
        </w:rPr>
        <w:t>12</w:t>
      </w:r>
      <w:r>
        <w:rPr>
          <w:sz w:val="28"/>
          <w:szCs w:val="28"/>
          <w:lang w:val="en-US"/>
        </w:rPr>
        <w:t xml:space="preserve"> năm </w:t>
      </w:r>
      <w:r>
        <w:rPr>
          <w:sz w:val="28"/>
          <w:szCs w:val="28"/>
        </w:rPr>
        <w:t xml:space="preserve">2028, có 01 ngân hàng thanh toán cho giao dịch </w:t>
      </w:r>
      <w:r w:rsidRPr="0041376D">
        <w:rPr>
          <w:spacing w:val="-6"/>
          <w:sz w:val="28"/>
          <w:szCs w:val="28"/>
        </w:rPr>
        <w:t>hạn ngạch phát thải khí nhà kính, tín chỉ các-bon. Kể từ ngày 01</w:t>
      </w:r>
      <w:r w:rsidRPr="0041376D">
        <w:rPr>
          <w:spacing w:val="-6"/>
          <w:sz w:val="28"/>
          <w:szCs w:val="28"/>
          <w:lang w:val="en-US"/>
        </w:rPr>
        <w:t xml:space="preserve"> tháng </w:t>
      </w:r>
      <w:r w:rsidRPr="0041376D">
        <w:rPr>
          <w:spacing w:val="-6"/>
          <w:sz w:val="28"/>
          <w:szCs w:val="28"/>
        </w:rPr>
        <w:t>01</w:t>
      </w:r>
      <w:r w:rsidRPr="0041376D">
        <w:rPr>
          <w:spacing w:val="-6"/>
          <w:sz w:val="28"/>
          <w:szCs w:val="28"/>
          <w:lang w:val="en-US"/>
        </w:rPr>
        <w:t xml:space="preserve"> năm </w:t>
      </w:r>
      <w:r w:rsidRPr="0041376D">
        <w:rPr>
          <w:spacing w:val="-6"/>
          <w:sz w:val="28"/>
          <w:szCs w:val="28"/>
        </w:rPr>
        <w:t>2029</w:t>
      </w:r>
      <w:r>
        <w:rPr>
          <w:sz w:val="28"/>
          <w:szCs w:val="28"/>
        </w:rPr>
        <w:t>, tùy thuộc vào quy mô và nhu cầu của thị trường các-bon</w:t>
      </w:r>
      <w:r w:rsidR="00366F21">
        <w:rPr>
          <w:sz w:val="28"/>
          <w:szCs w:val="28"/>
        </w:rPr>
        <w:t xml:space="preserve"> trong nước</w:t>
      </w:r>
      <w:r>
        <w:rPr>
          <w:sz w:val="28"/>
          <w:szCs w:val="28"/>
        </w:rPr>
        <w:t xml:space="preserve">, Ủy ban Chứng khoán Nhà nước báo cáo Bộ Tài chính để quyết định số lượng tối đa ngân hàng thanh toán theo từng thời kỳ. </w:t>
      </w:r>
    </w:p>
    <w:p w:rsidR="00501554" w:rsidRPr="003856F8" w:rsidRDefault="009054D7" w:rsidP="00A40D8A">
      <w:pPr>
        <w:widowControl w:val="0"/>
        <w:spacing w:before="160" w:after="0" w:line="240" w:lineRule="auto"/>
        <w:ind w:firstLine="567"/>
        <w:rPr>
          <w:sz w:val="28"/>
          <w:szCs w:val="28"/>
        </w:rPr>
      </w:pPr>
      <w:r>
        <w:rPr>
          <w:sz w:val="28"/>
          <w:szCs w:val="28"/>
          <w:lang w:val="en-US"/>
        </w:rPr>
        <w:t>2. T</w:t>
      </w:r>
      <w:r>
        <w:rPr>
          <w:sz w:val="28"/>
          <w:szCs w:val="28"/>
        </w:rPr>
        <w:t xml:space="preserve">rong thời hạn </w:t>
      </w:r>
      <w:r>
        <w:rPr>
          <w:sz w:val="28"/>
          <w:szCs w:val="28"/>
          <w:lang w:val="en-US"/>
        </w:rPr>
        <w:t>10</w:t>
      </w:r>
      <w:r>
        <w:rPr>
          <w:sz w:val="28"/>
          <w:szCs w:val="28"/>
        </w:rPr>
        <w:t xml:space="preserve"> ngày</w:t>
      </w:r>
      <w:r>
        <w:rPr>
          <w:sz w:val="28"/>
          <w:szCs w:val="28"/>
          <w:lang w:val="en-US"/>
        </w:rPr>
        <w:t xml:space="preserve"> </w:t>
      </w:r>
      <w:r>
        <w:rPr>
          <w:sz w:val="28"/>
          <w:szCs w:val="28"/>
        </w:rPr>
        <w:t xml:space="preserve">kể từ ngày nhận được hồ sơ, </w:t>
      </w:r>
      <w:r>
        <w:rPr>
          <w:sz w:val="28"/>
          <w:szCs w:val="28"/>
          <w:lang w:val="en-US"/>
        </w:rPr>
        <w:t xml:space="preserve">Ủy ban Chứng khoán Nhà nước </w:t>
      </w:r>
      <w:r>
        <w:rPr>
          <w:sz w:val="28"/>
          <w:szCs w:val="28"/>
        </w:rPr>
        <w:t xml:space="preserve">có văn bản gửi </w:t>
      </w:r>
      <w:r>
        <w:rPr>
          <w:sz w:val="28"/>
          <w:szCs w:val="28"/>
          <w:lang w:val="en-US"/>
        </w:rPr>
        <w:t>ngân hàng thương mại</w:t>
      </w:r>
      <w:r>
        <w:rPr>
          <w:sz w:val="28"/>
          <w:szCs w:val="28"/>
        </w:rPr>
        <w:t xml:space="preserve"> yêu cầu sửa đổi, bổ sung </w:t>
      </w:r>
      <w:r>
        <w:rPr>
          <w:sz w:val="28"/>
          <w:szCs w:val="28"/>
          <w:lang w:val="en-US"/>
        </w:rPr>
        <w:t xml:space="preserve">hồ sơ đối với </w:t>
      </w:r>
      <w:r>
        <w:rPr>
          <w:sz w:val="28"/>
          <w:szCs w:val="28"/>
        </w:rPr>
        <w:t xml:space="preserve">hồ sơ </w:t>
      </w:r>
      <w:r>
        <w:rPr>
          <w:sz w:val="28"/>
          <w:szCs w:val="28"/>
          <w:lang w:val="en-US"/>
        </w:rPr>
        <w:t>chưa hợp lệ</w:t>
      </w:r>
      <w:r>
        <w:rPr>
          <w:sz w:val="28"/>
          <w:szCs w:val="28"/>
        </w:rPr>
        <w:t>.</w:t>
      </w:r>
      <w:r>
        <w:rPr>
          <w:sz w:val="28"/>
          <w:szCs w:val="28"/>
          <w:lang w:val="en-US"/>
        </w:rPr>
        <w:t xml:space="preserve"> </w:t>
      </w:r>
      <w:r>
        <w:rPr>
          <w:sz w:val="28"/>
          <w:szCs w:val="28"/>
        </w:rPr>
        <w:t xml:space="preserve">Trong thời hạn 60 ngày kể từ ngày </w:t>
      </w:r>
      <w:r>
        <w:rPr>
          <w:sz w:val="28"/>
          <w:szCs w:val="28"/>
          <w:lang w:val="en-US"/>
        </w:rPr>
        <w:t>Ủy ban Chứng khoán Nhà nước</w:t>
      </w:r>
      <w:r>
        <w:rPr>
          <w:sz w:val="28"/>
          <w:szCs w:val="28"/>
        </w:rPr>
        <w:t xml:space="preserve"> có văn bản yêu cầu sửa đổi, bổ sung hồ sơ</w:t>
      </w:r>
      <w:r>
        <w:rPr>
          <w:sz w:val="28"/>
          <w:szCs w:val="28"/>
          <w:lang w:val="en-US"/>
        </w:rPr>
        <w:t xml:space="preserve"> </w:t>
      </w:r>
      <w:r>
        <w:rPr>
          <w:sz w:val="28"/>
          <w:szCs w:val="28"/>
        </w:rPr>
        <w:t xml:space="preserve">theo quy định tại khoản này, </w:t>
      </w:r>
      <w:r>
        <w:rPr>
          <w:sz w:val="28"/>
          <w:szCs w:val="28"/>
          <w:lang w:val="en-US"/>
        </w:rPr>
        <w:t>ngân hàng thương mại</w:t>
      </w:r>
      <w:r>
        <w:rPr>
          <w:sz w:val="28"/>
          <w:szCs w:val="28"/>
        </w:rPr>
        <w:t xml:space="preserve"> phải hoàn thiện hồ sơ</w:t>
      </w:r>
      <w:r>
        <w:rPr>
          <w:sz w:val="28"/>
          <w:szCs w:val="28"/>
          <w:lang w:val="en-US"/>
        </w:rPr>
        <w:t xml:space="preserve"> </w:t>
      </w:r>
      <w:r>
        <w:rPr>
          <w:sz w:val="28"/>
          <w:szCs w:val="28"/>
        </w:rPr>
        <w:t>theo yêu cầu. Quá thời hạn trên mà ngân hàng thương mại không hoàn thiện hồ sơ thì Ủy ban Chứng khoán Nhà nước dừng việc xem xét hồ sơ.</w:t>
      </w:r>
    </w:p>
    <w:p w:rsidR="00EE3A86" w:rsidRPr="00EE3A86" w:rsidRDefault="009054D7" w:rsidP="00A40D8A">
      <w:pPr>
        <w:widowControl w:val="0"/>
        <w:spacing w:before="160" w:after="0" w:line="240" w:lineRule="auto"/>
        <w:ind w:firstLine="567"/>
        <w:rPr>
          <w:sz w:val="28"/>
          <w:szCs w:val="28"/>
          <w:lang w:val="en-US"/>
        </w:rPr>
      </w:pPr>
      <w:r>
        <w:rPr>
          <w:sz w:val="28"/>
          <w:szCs w:val="28"/>
        </w:rPr>
        <w:t>3. Trong thời hạn 15 ngày kể từ ngày nhận được hồ sơ hợp lệ, Ủy ban Chứng khoán Nhà nước trả lời bằng văn bản về việc chấp thuận đăng ký làm ngân hàng thanh toán; trường hợp từ chối, Ủy ban Chứng khoán Nhà nước trả lời bằng văn bản và nêu rõ lý do.</w:t>
      </w:r>
    </w:p>
    <w:p w:rsidR="00501554" w:rsidRPr="00F93DB1" w:rsidRDefault="00664D22" w:rsidP="00664D22">
      <w:pPr>
        <w:pStyle w:val="Heading1"/>
        <w:keepNext w:val="0"/>
        <w:keepLines w:val="0"/>
        <w:widowControl w:val="0"/>
        <w:spacing w:before="0" w:after="0" w:line="240" w:lineRule="auto"/>
        <w:jc w:val="center"/>
        <w:rPr>
          <w:b/>
          <w:sz w:val="28"/>
          <w:szCs w:val="28"/>
        </w:rPr>
      </w:pPr>
      <w:r>
        <w:rPr>
          <w:b/>
          <w:sz w:val="28"/>
          <w:szCs w:val="28"/>
          <w:lang w:val="en-US"/>
        </w:rPr>
        <w:t>C</w:t>
      </w:r>
      <w:r w:rsidRPr="0074133F">
        <w:rPr>
          <w:b/>
          <w:sz w:val="28"/>
          <w:szCs w:val="28"/>
        </w:rPr>
        <w:t>hương</w:t>
      </w:r>
      <w:r w:rsidR="0074133F" w:rsidRPr="0074133F">
        <w:rPr>
          <w:b/>
          <w:sz w:val="28"/>
          <w:szCs w:val="28"/>
        </w:rPr>
        <w:t xml:space="preserve"> V</w:t>
      </w:r>
    </w:p>
    <w:p w:rsidR="00664D22" w:rsidRDefault="009054D7" w:rsidP="00664D22">
      <w:pPr>
        <w:widowControl w:val="0"/>
        <w:spacing w:after="0" w:line="240" w:lineRule="auto"/>
        <w:jc w:val="center"/>
        <w:rPr>
          <w:b/>
          <w:sz w:val="28"/>
          <w:szCs w:val="28"/>
        </w:rPr>
      </w:pPr>
      <w:r>
        <w:rPr>
          <w:b/>
          <w:sz w:val="28"/>
          <w:szCs w:val="28"/>
        </w:rPr>
        <w:t xml:space="preserve">TRÁCH NHIỆM CỦA CƠ QUAN, TỔ CHỨC TRONG VIỆC </w:t>
      </w:r>
    </w:p>
    <w:p w:rsidR="00664D22" w:rsidRDefault="009054D7" w:rsidP="00664D22">
      <w:pPr>
        <w:widowControl w:val="0"/>
        <w:spacing w:after="0" w:line="240" w:lineRule="auto"/>
        <w:jc w:val="center"/>
        <w:rPr>
          <w:b/>
          <w:sz w:val="28"/>
          <w:szCs w:val="28"/>
        </w:rPr>
      </w:pPr>
      <w:r>
        <w:rPr>
          <w:b/>
          <w:sz w:val="28"/>
          <w:szCs w:val="28"/>
        </w:rPr>
        <w:t xml:space="preserve">QUẢN LÝ SÀN GIAO DỊCH CÁC-BON TRONG NƯỚC VÀ </w:t>
      </w:r>
    </w:p>
    <w:p w:rsidR="00501554" w:rsidRDefault="009054D7" w:rsidP="00664D22">
      <w:pPr>
        <w:widowControl w:val="0"/>
        <w:spacing w:after="0" w:line="240" w:lineRule="auto"/>
        <w:jc w:val="center"/>
        <w:rPr>
          <w:b/>
          <w:sz w:val="28"/>
          <w:szCs w:val="28"/>
        </w:rPr>
      </w:pPr>
      <w:r>
        <w:rPr>
          <w:b/>
          <w:sz w:val="28"/>
          <w:szCs w:val="28"/>
        </w:rPr>
        <w:t xml:space="preserve">CHẾ ĐỘ BÁO CÁO, CÔNG BỐ THÔNG TIN </w:t>
      </w:r>
    </w:p>
    <w:p w:rsidR="00664D22" w:rsidRPr="0041376D" w:rsidRDefault="00664D22" w:rsidP="00664D22">
      <w:pPr>
        <w:widowControl w:val="0"/>
        <w:spacing w:after="0" w:line="240" w:lineRule="auto"/>
        <w:jc w:val="center"/>
        <w:rPr>
          <w:b/>
          <w:sz w:val="6"/>
          <w:szCs w:val="28"/>
        </w:rPr>
      </w:pPr>
    </w:p>
    <w:p w:rsidR="00501554" w:rsidRPr="003856F8" w:rsidRDefault="009054D7" w:rsidP="00664D22">
      <w:pPr>
        <w:pStyle w:val="Heading1"/>
        <w:keepNext w:val="0"/>
        <w:keepLines w:val="0"/>
        <w:widowControl w:val="0"/>
        <w:spacing w:after="0" w:line="240" w:lineRule="auto"/>
        <w:ind w:firstLine="567"/>
        <w:jc w:val="both"/>
        <w:rPr>
          <w:b/>
          <w:sz w:val="28"/>
          <w:szCs w:val="28"/>
        </w:rPr>
      </w:pPr>
      <w:bookmarkStart w:id="31" w:name="dieu_68"/>
      <w:r>
        <w:rPr>
          <w:b/>
          <w:sz w:val="28"/>
          <w:szCs w:val="28"/>
        </w:rPr>
        <w:t>Điều</w:t>
      </w:r>
      <w:r>
        <w:rPr>
          <w:b/>
          <w:sz w:val="28"/>
          <w:szCs w:val="28"/>
          <w:lang w:val="en-US"/>
        </w:rPr>
        <w:t xml:space="preserve"> 29</w:t>
      </w:r>
      <w:r>
        <w:rPr>
          <w:b/>
          <w:sz w:val="28"/>
          <w:szCs w:val="28"/>
        </w:rPr>
        <w:t xml:space="preserve">. Trách nhiệm tạm ngừng, khôi phục hoạt động lưu ký, thanh toán giao dịch hạn ngạch phát thải khí nhà kính, tín chỉ các-bon của </w:t>
      </w:r>
      <w:bookmarkEnd w:id="31"/>
      <w:r w:rsidR="005F7FC6">
        <w:rPr>
          <w:b/>
          <w:sz w:val="28"/>
          <w:szCs w:val="28"/>
        </w:rPr>
        <w:t>Tổng công ty lưu ký và bù trừ chứng khoán Việt Nam</w:t>
      </w:r>
    </w:p>
    <w:p w:rsidR="00501554" w:rsidRPr="003856F8" w:rsidRDefault="009054D7" w:rsidP="00664D22">
      <w:pPr>
        <w:widowControl w:val="0"/>
        <w:spacing w:before="240" w:after="0" w:line="240" w:lineRule="auto"/>
        <w:ind w:firstLine="567"/>
        <w:rPr>
          <w:sz w:val="28"/>
          <w:szCs w:val="28"/>
        </w:rPr>
      </w:pPr>
      <w:r>
        <w:rPr>
          <w:sz w:val="28"/>
          <w:szCs w:val="28"/>
        </w:rPr>
        <w:t xml:space="preserve">1. </w:t>
      </w:r>
      <w:r w:rsidR="005F7FC6">
        <w:rPr>
          <w:sz w:val="28"/>
          <w:szCs w:val="28"/>
          <w:lang w:val="en-US"/>
        </w:rPr>
        <w:t>Tổng công ty lưu ký và bù trừ chứng khoán Việt Nam</w:t>
      </w:r>
      <w:r>
        <w:rPr>
          <w:sz w:val="28"/>
          <w:szCs w:val="28"/>
          <w:lang w:val="en-US"/>
        </w:rPr>
        <w:t xml:space="preserve"> </w:t>
      </w:r>
      <w:r>
        <w:rPr>
          <w:sz w:val="28"/>
          <w:szCs w:val="28"/>
        </w:rPr>
        <w:t xml:space="preserve">tạm ngừng một </w:t>
      </w:r>
      <w:r w:rsidRPr="0041376D">
        <w:rPr>
          <w:spacing w:val="4"/>
          <w:sz w:val="28"/>
          <w:szCs w:val="28"/>
        </w:rPr>
        <w:t>phần hoặc toàn bộ hoạt động lưu ký, thanh toán giao dịch trong trường hợp sau đây:</w:t>
      </w:r>
    </w:p>
    <w:p w:rsidR="00501554" w:rsidRPr="003856F8" w:rsidRDefault="009054D7" w:rsidP="00664D22">
      <w:pPr>
        <w:widowControl w:val="0"/>
        <w:spacing w:before="240" w:after="0" w:line="240" w:lineRule="auto"/>
        <w:ind w:firstLine="567"/>
        <w:rPr>
          <w:sz w:val="28"/>
          <w:szCs w:val="28"/>
        </w:rPr>
      </w:pPr>
      <w:r>
        <w:rPr>
          <w:sz w:val="28"/>
          <w:szCs w:val="28"/>
        </w:rPr>
        <w:t xml:space="preserve">a) Khi xảy ra chiến tranh, thảm họa tự nhiên, biến động lớn của nền kinh tế, sự cố hệ thống công nghệ thông tin hoặc các sự kiện bất khả kháng khác làm ảnh hưởng đến hoạt động trên sàn giao dịch các-bon </w:t>
      </w:r>
      <w:r w:rsidR="0071347C" w:rsidRPr="003856F8">
        <w:rPr>
          <w:sz w:val="28"/>
          <w:szCs w:val="28"/>
        </w:rPr>
        <w:t>trong nước</w:t>
      </w:r>
      <w:r w:rsidR="0071347C">
        <w:rPr>
          <w:sz w:val="28"/>
          <w:szCs w:val="28"/>
        </w:rPr>
        <w:t xml:space="preserve"> </w:t>
      </w:r>
      <w:r>
        <w:rPr>
          <w:sz w:val="28"/>
          <w:szCs w:val="28"/>
        </w:rPr>
        <w:t xml:space="preserve">của </w:t>
      </w:r>
      <w:r w:rsidR="005F7FC6">
        <w:rPr>
          <w:sz w:val="28"/>
          <w:szCs w:val="28"/>
        </w:rPr>
        <w:t>Tổng công ty lưu ký và bù trừ chứng khoán Việt Nam</w:t>
      </w:r>
      <w:r>
        <w:rPr>
          <w:sz w:val="28"/>
          <w:szCs w:val="28"/>
        </w:rPr>
        <w:t>;</w:t>
      </w:r>
    </w:p>
    <w:p w:rsidR="00501554" w:rsidRPr="003856F8" w:rsidRDefault="009054D7" w:rsidP="00664D22">
      <w:pPr>
        <w:widowControl w:val="0"/>
        <w:spacing w:before="240" w:after="0" w:line="240" w:lineRule="auto"/>
        <w:ind w:firstLine="567"/>
        <w:rPr>
          <w:sz w:val="28"/>
          <w:szCs w:val="28"/>
          <w:lang w:val="en-US"/>
        </w:rPr>
      </w:pPr>
      <w:r>
        <w:rPr>
          <w:sz w:val="28"/>
          <w:szCs w:val="28"/>
        </w:rPr>
        <w:t xml:space="preserve">b) Trong trường hợp cần thiết để bảo đảm ổn định, an toàn của hệ thống </w:t>
      </w:r>
      <w:r>
        <w:rPr>
          <w:sz w:val="28"/>
          <w:szCs w:val="28"/>
        </w:rPr>
        <w:lastRenderedPageBreak/>
        <w:t>công nghệ thông tin trên sàn giao dịch các-bon</w:t>
      </w:r>
      <w:r w:rsidR="0071347C" w:rsidRPr="0071347C">
        <w:rPr>
          <w:sz w:val="28"/>
          <w:szCs w:val="28"/>
        </w:rPr>
        <w:t xml:space="preserve"> </w:t>
      </w:r>
      <w:r w:rsidR="0071347C" w:rsidRPr="003856F8">
        <w:rPr>
          <w:sz w:val="28"/>
          <w:szCs w:val="28"/>
        </w:rPr>
        <w:t>trong nước</w:t>
      </w:r>
      <w:r>
        <w:rPr>
          <w:sz w:val="28"/>
          <w:szCs w:val="28"/>
          <w:lang w:val="en-US"/>
        </w:rPr>
        <w:t>;</w:t>
      </w:r>
    </w:p>
    <w:p w:rsidR="00554582" w:rsidRPr="003856F8" w:rsidRDefault="009054D7" w:rsidP="00664D22">
      <w:pPr>
        <w:widowControl w:val="0"/>
        <w:spacing w:before="240" w:after="0" w:line="240" w:lineRule="auto"/>
        <w:ind w:firstLine="567"/>
        <w:rPr>
          <w:sz w:val="28"/>
          <w:szCs w:val="28"/>
          <w:lang w:val="en-US"/>
        </w:rPr>
      </w:pPr>
      <w:r>
        <w:rPr>
          <w:sz w:val="28"/>
          <w:szCs w:val="28"/>
          <w:lang w:val="en-US"/>
        </w:rPr>
        <w:t>c) Theo yêu cầu của Ủy ban Chứng khoán Nhà nước.</w:t>
      </w:r>
    </w:p>
    <w:p w:rsidR="00501554" w:rsidRPr="003856F8" w:rsidRDefault="009054D7" w:rsidP="00664D22">
      <w:pPr>
        <w:widowControl w:val="0"/>
        <w:spacing w:before="240" w:after="0" w:line="240" w:lineRule="auto"/>
        <w:ind w:firstLine="567"/>
        <w:rPr>
          <w:sz w:val="28"/>
          <w:szCs w:val="28"/>
          <w:lang w:val="en-US"/>
        </w:rPr>
      </w:pPr>
      <w:r>
        <w:rPr>
          <w:sz w:val="28"/>
          <w:szCs w:val="28"/>
        </w:rPr>
        <w:t xml:space="preserve">2. </w:t>
      </w:r>
      <w:r w:rsidR="005F7FC6">
        <w:rPr>
          <w:sz w:val="28"/>
          <w:szCs w:val="28"/>
          <w:lang w:val="en-US"/>
        </w:rPr>
        <w:t>Tổng công ty lưu ký và bù trừ chứng khoán Việt Nam</w:t>
      </w:r>
      <w:r>
        <w:rPr>
          <w:sz w:val="28"/>
          <w:szCs w:val="28"/>
          <w:lang w:val="en-US"/>
        </w:rPr>
        <w:t xml:space="preserve"> </w:t>
      </w:r>
      <w:r>
        <w:rPr>
          <w:sz w:val="28"/>
          <w:szCs w:val="28"/>
        </w:rPr>
        <w:t xml:space="preserve">khôi phục một phần hoặc toàn bộ hoạt động lưu ký, thanh toán giao dịch khi </w:t>
      </w:r>
      <w:r>
        <w:rPr>
          <w:sz w:val="28"/>
          <w:szCs w:val="28"/>
          <w:lang w:val="en-US"/>
        </w:rPr>
        <w:t xml:space="preserve">khắc phục </w:t>
      </w:r>
      <w:r>
        <w:rPr>
          <w:sz w:val="28"/>
          <w:szCs w:val="28"/>
        </w:rPr>
        <w:t xml:space="preserve">những nguyên nhân dẫn đến việc tạm ngừng một phần hoặc toàn bộ hoạt động lưu ký, thanh toán giao dịch của </w:t>
      </w:r>
      <w:r w:rsidR="005F7FC6">
        <w:rPr>
          <w:sz w:val="28"/>
          <w:szCs w:val="28"/>
        </w:rPr>
        <w:t>Tổng công ty lưu ký và bù trừ chứng khoán Việt Nam</w:t>
      </w:r>
      <w:r>
        <w:rPr>
          <w:sz w:val="28"/>
          <w:szCs w:val="28"/>
        </w:rPr>
        <w:t>.</w:t>
      </w:r>
      <w:r>
        <w:rPr>
          <w:sz w:val="28"/>
          <w:szCs w:val="28"/>
          <w:lang w:val="en-US"/>
        </w:rPr>
        <w:t xml:space="preserve"> Đối với trường hợp quy định tại điểm c khoản 1 Điều này, </w:t>
      </w:r>
      <w:r w:rsidR="005F7FC6">
        <w:rPr>
          <w:sz w:val="28"/>
          <w:szCs w:val="28"/>
          <w:lang w:val="en-US"/>
        </w:rPr>
        <w:t>Tổng công ty lưu ký và bù trừ chứng khoán Việt Nam</w:t>
      </w:r>
      <w:r>
        <w:rPr>
          <w:sz w:val="28"/>
          <w:szCs w:val="28"/>
          <w:lang w:val="en-US"/>
        </w:rPr>
        <w:t xml:space="preserve"> báo cáo và xin ý kiến chấp thuận của Ủy ban Chứng khoán Nhà nước trước khi khôi phục một phần hoặc toàn bộ hoạt động lưu ký, thanh toán giao dịch.</w:t>
      </w:r>
    </w:p>
    <w:p w:rsidR="00501554" w:rsidRPr="003856F8" w:rsidRDefault="009054D7" w:rsidP="00664D22">
      <w:pPr>
        <w:pStyle w:val="Heading1"/>
        <w:keepNext w:val="0"/>
        <w:keepLines w:val="0"/>
        <w:widowControl w:val="0"/>
        <w:spacing w:after="0" w:line="240" w:lineRule="auto"/>
        <w:ind w:firstLine="567"/>
        <w:jc w:val="both"/>
        <w:rPr>
          <w:b/>
          <w:sz w:val="28"/>
          <w:szCs w:val="28"/>
        </w:rPr>
      </w:pPr>
      <w:bookmarkStart w:id="32" w:name="dieu_49"/>
      <w:r>
        <w:rPr>
          <w:b/>
          <w:sz w:val="28"/>
          <w:szCs w:val="28"/>
        </w:rPr>
        <w:t>Điều</w:t>
      </w:r>
      <w:r>
        <w:rPr>
          <w:b/>
          <w:sz w:val="28"/>
          <w:szCs w:val="28"/>
          <w:lang w:val="en-US"/>
        </w:rPr>
        <w:t xml:space="preserve"> 30</w:t>
      </w:r>
      <w:r>
        <w:rPr>
          <w:b/>
          <w:sz w:val="28"/>
          <w:szCs w:val="28"/>
        </w:rPr>
        <w:t xml:space="preserve">. Trách nhiệm tạm ngừng, khôi phục hoạt động cung cấp dịch vụ giao dịch hạn ngạch phát thải khí nhà kính, tín chỉ các-bon của </w:t>
      </w:r>
      <w:bookmarkEnd w:id="32"/>
      <w:r w:rsidR="005F7FC6">
        <w:rPr>
          <w:b/>
          <w:sz w:val="28"/>
          <w:szCs w:val="28"/>
        </w:rPr>
        <w:t>Sở Giao dịch chứng khoán</w:t>
      </w:r>
      <w:r>
        <w:rPr>
          <w:b/>
          <w:sz w:val="28"/>
          <w:szCs w:val="28"/>
        </w:rPr>
        <w:t xml:space="preserve"> Hà Nội</w:t>
      </w:r>
    </w:p>
    <w:p w:rsidR="00501554" w:rsidRPr="003856F8" w:rsidRDefault="009054D7" w:rsidP="00664D22">
      <w:pPr>
        <w:widowControl w:val="0"/>
        <w:spacing w:before="240" w:after="0" w:line="240" w:lineRule="auto"/>
        <w:ind w:firstLine="567"/>
        <w:rPr>
          <w:sz w:val="28"/>
          <w:szCs w:val="28"/>
        </w:rPr>
      </w:pPr>
      <w:r>
        <w:rPr>
          <w:sz w:val="28"/>
          <w:szCs w:val="28"/>
        </w:rPr>
        <w:t xml:space="preserve">1. </w:t>
      </w:r>
      <w:r w:rsidR="005F7FC6">
        <w:rPr>
          <w:sz w:val="28"/>
          <w:szCs w:val="28"/>
          <w:lang w:val="en-US"/>
        </w:rPr>
        <w:t>Sở Giao dịch chứng khoán</w:t>
      </w:r>
      <w:r>
        <w:rPr>
          <w:sz w:val="28"/>
          <w:szCs w:val="28"/>
          <w:lang w:val="en-US"/>
        </w:rPr>
        <w:t xml:space="preserve"> Hà Nội</w:t>
      </w:r>
      <w:r w:rsidR="00727BF5">
        <w:rPr>
          <w:sz w:val="28"/>
          <w:szCs w:val="28"/>
          <w:lang w:val="en-US"/>
        </w:rPr>
        <w:t xml:space="preserve"> </w:t>
      </w:r>
      <w:r>
        <w:rPr>
          <w:sz w:val="28"/>
          <w:szCs w:val="28"/>
        </w:rPr>
        <w:t>tạm ngừng một phần hoặc toàn bộ hoạt động cung cấp dịch vụ giao dịch trong trường hợp sau đây:</w:t>
      </w:r>
    </w:p>
    <w:p w:rsidR="00501554" w:rsidRPr="003856F8" w:rsidRDefault="009054D7" w:rsidP="00664D22">
      <w:pPr>
        <w:widowControl w:val="0"/>
        <w:spacing w:before="240" w:after="0" w:line="240" w:lineRule="auto"/>
        <w:ind w:firstLine="567"/>
        <w:rPr>
          <w:sz w:val="28"/>
          <w:szCs w:val="28"/>
        </w:rPr>
      </w:pPr>
      <w:r>
        <w:rPr>
          <w:sz w:val="28"/>
          <w:szCs w:val="28"/>
        </w:rPr>
        <w:t>a) Khi xảy ra chiến tranh, thảm họa tự nhiên, biến động lớn của nền kinh tế, sự cố hệ thống giao dịch hoặc các sự kiện bất khả kháng khác làm ảnh hưởng đến hoạt động giao dịch bình thường của sàn giao dịch các-bon</w:t>
      </w:r>
      <w:r w:rsidR="0071347C" w:rsidRPr="0071347C">
        <w:rPr>
          <w:sz w:val="28"/>
          <w:szCs w:val="28"/>
        </w:rPr>
        <w:t xml:space="preserve"> </w:t>
      </w:r>
      <w:r w:rsidR="0071347C" w:rsidRPr="003856F8">
        <w:rPr>
          <w:sz w:val="28"/>
          <w:szCs w:val="28"/>
        </w:rPr>
        <w:t>trong nước</w:t>
      </w:r>
      <w:r>
        <w:rPr>
          <w:sz w:val="28"/>
          <w:szCs w:val="28"/>
        </w:rPr>
        <w:t>;</w:t>
      </w:r>
    </w:p>
    <w:p w:rsidR="00E145EF" w:rsidRPr="003856F8" w:rsidRDefault="009054D7" w:rsidP="00664D22">
      <w:pPr>
        <w:widowControl w:val="0"/>
        <w:spacing w:before="240" w:after="0" w:line="240" w:lineRule="auto"/>
        <w:ind w:firstLine="567"/>
        <w:rPr>
          <w:sz w:val="28"/>
          <w:szCs w:val="28"/>
          <w:lang w:val="en-US"/>
        </w:rPr>
      </w:pPr>
      <w:r>
        <w:rPr>
          <w:sz w:val="28"/>
          <w:szCs w:val="28"/>
        </w:rPr>
        <w:t xml:space="preserve">b) Khi sàn giao dịch các-bon </w:t>
      </w:r>
      <w:r w:rsidR="0071347C" w:rsidRPr="003856F8">
        <w:rPr>
          <w:sz w:val="28"/>
          <w:szCs w:val="28"/>
        </w:rPr>
        <w:t>trong nước</w:t>
      </w:r>
      <w:r w:rsidR="0071347C">
        <w:rPr>
          <w:sz w:val="28"/>
          <w:szCs w:val="28"/>
        </w:rPr>
        <w:t xml:space="preserve"> </w:t>
      </w:r>
      <w:r>
        <w:rPr>
          <w:sz w:val="28"/>
          <w:szCs w:val="28"/>
        </w:rPr>
        <w:t>có biến động bất thường hoặc trong trường hợp cần thiết để bảo đảm ổn định, an toàn, tính toàn vẹn của sàn giao dịch các-bon</w:t>
      </w:r>
      <w:r w:rsidR="0071347C" w:rsidRPr="0071347C">
        <w:rPr>
          <w:sz w:val="28"/>
          <w:szCs w:val="28"/>
        </w:rPr>
        <w:t xml:space="preserve"> </w:t>
      </w:r>
      <w:r w:rsidR="0071347C" w:rsidRPr="003856F8">
        <w:rPr>
          <w:sz w:val="28"/>
          <w:szCs w:val="28"/>
        </w:rPr>
        <w:t>trong nước</w:t>
      </w:r>
      <w:r>
        <w:rPr>
          <w:sz w:val="28"/>
          <w:szCs w:val="28"/>
          <w:lang w:val="en-US"/>
        </w:rPr>
        <w:t>;</w:t>
      </w:r>
    </w:p>
    <w:p w:rsidR="00501554" w:rsidRPr="003856F8" w:rsidRDefault="009054D7" w:rsidP="00664D22">
      <w:pPr>
        <w:widowControl w:val="0"/>
        <w:spacing w:before="240" w:after="0" w:line="240" w:lineRule="auto"/>
        <w:ind w:firstLine="567"/>
        <w:rPr>
          <w:sz w:val="28"/>
          <w:szCs w:val="28"/>
          <w:lang w:val="en-US"/>
        </w:rPr>
      </w:pPr>
      <w:r>
        <w:rPr>
          <w:sz w:val="28"/>
          <w:szCs w:val="28"/>
          <w:lang w:val="en-US"/>
        </w:rPr>
        <w:t>c) Theo yêu cầu của Ủy ban Chứng khoán Nhà nước.</w:t>
      </w:r>
    </w:p>
    <w:p w:rsidR="00501554" w:rsidRPr="003856F8" w:rsidRDefault="009054D7" w:rsidP="00664D22">
      <w:pPr>
        <w:widowControl w:val="0"/>
        <w:spacing w:before="240" w:after="0" w:line="240" w:lineRule="auto"/>
        <w:ind w:firstLine="567"/>
        <w:rPr>
          <w:sz w:val="28"/>
          <w:szCs w:val="28"/>
        </w:rPr>
      </w:pPr>
      <w:bookmarkStart w:id="33" w:name="khoan_2_49"/>
      <w:r>
        <w:rPr>
          <w:sz w:val="28"/>
          <w:szCs w:val="28"/>
        </w:rPr>
        <w:t xml:space="preserve">2. </w:t>
      </w:r>
      <w:r w:rsidR="005F7FC6">
        <w:rPr>
          <w:sz w:val="28"/>
          <w:szCs w:val="28"/>
          <w:lang w:val="en-US"/>
        </w:rPr>
        <w:t>Sở Giao dịch chứng khoán</w:t>
      </w:r>
      <w:r>
        <w:rPr>
          <w:sz w:val="28"/>
          <w:szCs w:val="28"/>
          <w:lang w:val="en-US"/>
        </w:rPr>
        <w:t xml:space="preserve"> Hà Nội </w:t>
      </w:r>
      <w:r>
        <w:rPr>
          <w:sz w:val="28"/>
          <w:szCs w:val="28"/>
        </w:rPr>
        <w:t xml:space="preserve">khôi phục một phần hoặc toàn bộ hoạt động giao dịch khi </w:t>
      </w:r>
      <w:r>
        <w:rPr>
          <w:sz w:val="28"/>
          <w:szCs w:val="28"/>
          <w:lang w:val="en-US"/>
        </w:rPr>
        <w:t xml:space="preserve">khắc phục </w:t>
      </w:r>
      <w:r>
        <w:rPr>
          <w:sz w:val="28"/>
          <w:szCs w:val="28"/>
        </w:rPr>
        <w:t xml:space="preserve">những nguyên nhân dẫn đến việc tạm ngừng một phần hoặc toàn bộ hoạt động cung cấp dịch vụ giao dịch trên sàn giao dịch các-bon </w:t>
      </w:r>
      <w:r w:rsidR="00BC781C">
        <w:rPr>
          <w:sz w:val="28"/>
          <w:szCs w:val="28"/>
        </w:rPr>
        <w:t xml:space="preserve">trong nước </w:t>
      </w:r>
      <w:r>
        <w:rPr>
          <w:sz w:val="28"/>
          <w:szCs w:val="28"/>
        </w:rPr>
        <w:t xml:space="preserve">của </w:t>
      </w:r>
      <w:r w:rsidR="005F7FC6">
        <w:rPr>
          <w:sz w:val="28"/>
          <w:szCs w:val="28"/>
        </w:rPr>
        <w:t>Sở Giao dịch chứng khoán</w:t>
      </w:r>
      <w:r>
        <w:rPr>
          <w:sz w:val="28"/>
          <w:szCs w:val="28"/>
        </w:rPr>
        <w:t xml:space="preserve"> Hà Nội.</w:t>
      </w:r>
      <w:bookmarkEnd w:id="33"/>
      <w:r w:rsidR="00E47732">
        <w:rPr>
          <w:sz w:val="28"/>
          <w:szCs w:val="28"/>
          <w:lang w:val="en-US"/>
        </w:rPr>
        <w:t xml:space="preserve"> </w:t>
      </w:r>
      <w:r>
        <w:rPr>
          <w:sz w:val="28"/>
          <w:szCs w:val="28"/>
          <w:lang w:val="en-US"/>
        </w:rPr>
        <w:t xml:space="preserve">Đối với trường hợp quy định tại điểm c khoản 1 Điều này, </w:t>
      </w:r>
      <w:r w:rsidR="005F7FC6">
        <w:rPr>
          <w:sz w:val="28"/>
          <w:szCs w:val="28"/>
          <w:lang w:val="en-US"/>
        </w:rPr>
        <w:t>Sở Giao dịch chứng khoán</w:t>
      </w:r>
      <w:r>
        <w:rPr>
          <w:sz w:val="28"/>
          <w:szCs w:val="28"/>
          <w:lang w:val="en-US"/>
        </w:rPr>
        <w:t xml:space="preserve"> Hà Nội  báo cáo và xin ý kiến chấp thuận của Ủy ban Chứng khoán Nhà nước trước khi khôi phục một phần hoặc toàn bộ hoạt động giao dịch.</w:t>
      </w:r>
    </w:p>
    <w:p w:rsidR="00501554" w:rsidRPr="003856F8" w:rsidRDefault="009054D7" w:rsidP="00664D22">
      <w:pPr>
        <w:pStyle w:val="Heading1"/>
        <w:keepNext w:val="0"/>
        <w:keepLines w:val="0"/>
        <w:widowControl w:val="0"/>
        <w:spacing w:after="0" w:line="240" w:lineRule="auto"/>
        <w:ind w:firstLine="567"/>
        <w:jc w:val="both"/>
        <w:rPr>
          <w:b/>
          <w:sz w:val="28"/>
          <w:szCs w:val="28"/>
        </w:rPr>
      </w:pPr>
      <w:r>
        <w:rPr>
          <w:b/>
          <w:sz w:val="28"/>
          <w:szCs w:val="28"/>
        </w:rPr>
        <w:t>Điều</w:t>
      </w:r>
      <w:r>
        <w:rPr>
          <w:b/>
          <w:sz w:val="28"/>
          <w:szCs w:val="28"/>
          <w:lang w:val="en-US"/>
        </w:rPr>
        <w:t xml:space="preserve"> 31</w:t>
      </w:r>
      <w:r>
        <w:rPr>
          <w:b/>
          <w:sz w:val="28"/>
          <w:szCs w:val="28"/>
        </w:rPr>
        <w:t>. Chế độ báo cáo</w:t>
      </w:r>
    </w:p>
    <w:p w:rsidR="00501554" w:rsidRPr="003856F8" w:rsidRDefault="009054D7" w:rsidP="00664D22">
      <w:pPr>
        <w:widowControl w:val="0"/>
        <w:spacing w:before="240" w:after="0" w:line="240" w:lineRule="auto"/>
        <w:ind w:firstLine="567"/>
        <w:rPr>
          <w:sz w:val="28"/>
          <w:szCs w:val="28"/>
        </w:rPr>
      </w:pPr>
      <w:bookmarkStart w:id="34" w:name="khoan_2_33"/>
      <w:r>
        <w:rPr>
          <w:sz w:val="28"/>
          <w:szCs w:val="28"/>
        </w:rPr>
        <w:t xml:space="preserve">1. Thành viên giao dịch các-bon, thành viên lưu ký các-bon thực hiện chế độ báo cáo định kỳ và đột xuất cho </w:t>
      </w:r>
      <w:r w:rsidR="005F7FC6">
        <w:rPr>
          <w:sz w:val="28"/>
          <w:szCs w:val="28"/>
        </w:rPr>
        <w:t>Tổng công ty lưu ký và bù trừ chứng khoán Việt Nam</w:t>
      </w:r>
      <w:r>
        <w:rPr>
          <w:sz w:val="28"/>
          <w:szCs w:val="28"/>
        </w:rPr>
        <w:t xml:space="preserve">, </w:t>
      </w:r>
      <w:r w:rsidR="005F7FC6">
        <w:rPr>
          <w:sz w:val="28"/>
          <w:szCs w:val="28"/>
        </w:rPr>
        <w:t>Sở Giao dịch chứng khoán</w:t>
      </w:r>
      <w:r>
        <w:rPr>
          <w:sz w:val="28"/>
          <w:szCs w:val="28"/>
        </w:rPr>
        <w:t xml:space="preserve"> Việt Nam theo quy chế của </w:t>
      </w:r>
      <w:r w:rsidR="005F7FC6">
        <w:rPr>
          <w:sz w:val="28"/>
          <w:szCs w:val="28"/>
        </w:rPr>
        <w:t xml:space="preserve">Tổng công </w:t>
      </w:r>
      <w:r w:rsidR="005F7FC6" w:rsidRPr="0041376D">
        <w:rPr>
          <w:spacing w:val="-4"/>
          <w:sz w:val="28"/>
          <w:szCs w:val="28"/>
        </w:rPr>
        <w:t>ty lưu ký và bù trừ chứng khoán Việt Nam</w:t>
      </w:r>
      <w:r w:rsidRPr="0041376D">
        <w:rPr>
          <w:spacing w:val="-4"/>
          <w:sz w:val="28"/>
          <w:szCs w:val="28"/>
        </w:rPr>
        <w:t xml:space="preserve">, </w:t>
      </w:r>
      <w:r w:rsidR="005F7FC6" w:rsidRPr="0041376D">
        <w:rPr>
          <w:spacing w:val="-4"/>
          <w:sz w:val="28"/>
          <w:szCs w:val="28"/>
        </w:rPr>
        <w:t>Sở Giao dịch chứng khoán</w:t>
      </w:r>
      <w:r w:rsidRPr="0041376D">
        <w:rPr>
          <w:spacing w:val="-4"/>
          <w:sz w:val="28"/>
          <w:szCs w:val="28"/>
        </w:rPr>
        <w:t xml:space="preserve"> Việt Nam.</w:t>
      </w:r>
      <w:bookmarkEnd w:id="34"/>
    </w:p>
    <w:p w:rsidR="00501554" w:rsidRPr="003856F8" w:rsidRDefault="009054D7" w:rsidP="00664D22">
      <w:pPr>
        <w:widowControl w:val="0"/>
        <w:spacing w:before="240" w:after="0" w:line="240" w:lineRule="auto"/>
        <w:ind w:firstLine="567"/>
        <w:rPr>
          <w:sz w:val="28"/>
          <w:szCs w:val="28"/>
        </w:rPr>
      </w:pPr>
      <w:bookmarkStart w:id="35" w:name="khoan_3_33"/>
      <w:r>
        <w:rPr>
          <w:sz w:val="28"/>
          <w:szCs w:val="28"/>
        </w:rPr>
        <w:lastRenderedPageBreak/>
        <w:t xml:space="preserve">2. Chế độ báo cáo của </w:t>
      </w:r>
      <w:bookmarkEnd w:id="35"/>
      <w:r w:rsidR="005F7FC6">
        <w:rPr>
          <w:sz w:val="28"/>
          <w:szCs w:val="28"/>
        </w:rPr>
        <w:t>Sở Giao dịch chứng khoán</w:t>
      </w:r>
      <w:r>
        <w:rPr>
          <w:sz w:val="28"/>
          <w:szCs w:val="28"/>
        </w:rPr>
        <w:t>:</w:t>
      </w:r>
    </w:p>
    <w:p w:rsidR="00501554" w:rsidRPr="003856F8" w:rsidRDefault="009054D7" w:rsidP="00664D22">
      <w:pPr>
        <w:widowControl w:val="0"/>
        <w:spacing w:before="240" w:after="0" w:line="240" w:lineRule="auto"/>
        <w:ind w:firstLine="567"/>
        <w:rPr>
          <w:sz w:val="28"/>
          <w:szCs w:val="28"/>
        </w:rPr>
      </w:pPr>
      <w:r>
        <w:rPr>
          <w:sz w:val="28"/>
          <w:szCs w:val="28"/>
        </w:rPr>
        <w:t xml:space="preserve">a) </w:t>
      </w:r>
      <w:r w:rsidR="005F7FC6">
        <w:rPr>
          <w:sz w:val="28"/>
          <w:szCs w:val="28"/>
        </w:rPr>
        <w:t>Sở Giao dịch chứng khoán</w:t>
      </w:r>
      <w:r>
        <w:rPr>
          <w:sz w:val="28"/>
          <w:szCs w:val="28"/>
        </w:rPr>
        <w:t xml:space="preserve"> Việt Nam chủ trì thực hiện chế độ báo cáo định kỳ hàng quý, hàng năm cho Bộ Nông nghiệp và Môi trường</w:t>
      </w:r>
      <w:r>
        <w:rPr>
          <w:sz w:val="28"/>
          <w:szCs w:val="28"/>
          <w:lang w:val="en-US"/>
        </w:rPr>
        <w:t>, Ủy ban Chứng khoán Nhà nước</w:t>
      </w:r>
      <w:r>
        <w:rPr>
          <w:sz w:val="28"/>
          <w:szCs w:val="28"/>
        </w:rPr>
        <w:t xml:space="preserve"> về tình hình giao dịch trên sàn giao dịch các-bon</w:t>
      </w:r>
      <w:r w:rsidR="0071347C" w:rsidRPr="0071347C">
        <w:rPr>
          <w:sz w:val="28"/>
          <w:szCs w:val="28"/>
        </w:rPr>
        <w:t xml:space="preserve"> </w:t>
      </w:r>
      <w:r w:rsidR="0071347C" w:rsidRPr="003856F8">
        <w:rPr>
          <w:sz w:val="28"/>
          <w:szCs w:val="28"/>
        </w:rPr>
        <w:t>trong nước</w:t>
      </w:r>
      <w:r>
        <w:rPr>
          <w:sz w:val="28"/>
          <w:szCs w:val="28"/>
        </w:rPr>
        <w:t>, kết quả giám sát giao dịch, thành viên giao dịch các-bon;</w:t>
      </w:r>
    </w:p>
    <w:p w:rsidR="00501554" w:rsidRPr="003856F8" w:rsidRDefault="009054D7" w:rsidP="00664D22">
      <w:pPr>
        <w:widowControl w:val="0"/>
        <w:spacing w:before="240" w:after="0" w:line="240" w:lineRule="auto"/>
        <w:ind w:firstLine="567"/>
        <w:rPr>
          <w:sz w:val="28"/>
          <w:szCs w:val="28"/>
        </w:rPr>
      </w:pPr>
      <w:r>
        <w:rPr>
          <w:sz w:val="28"/>
          <w:szCs w:val="28"/>
        </w:rPr>
        <w:t xml:space="preserve">b) Ngoài chế độ báo cáo định kỳ theo quy định tại điểm a khoản này, </w:t>
      </w:r>
      <w:r w:rsidR="005F7FC6">
        <w:rPr>
          <w:sz w:val="28"/>
          <w:szCs w:val="28"/>
        </w:rPr>
        <w:t>Sở Giao dịch chứng khoán</w:t>
      </w:r>
      <w:r>
        <w:rPr>
          <w:sz w:val="28"/>
          <w:szCs w:val="28"/>
        </w:rPr>
        <w:t xml:space="preserve"> Việt Nam báo cáo đột xuất </w:t>
      </w:r>
      <w:r>
        <w:rPr>
          <w:sz w:val="28"/>
          <w:szCs w:val="28"/>
          <w:lang w:val="en-US"/>
        </w:rPr>
        <w:t xml:space="preserve">và </w:t>
      </w:r>
      <w:r>
        <w:rPr>
          <w:sz w:val="28"/>
          <w:szCs w:val="28"/>
        </w:rPr>
        <w:t>theo yêu cầu cho</w:t>
      </w:r>
      <w:r>
        <w:rPr>
          <w:sz w:val="28"/>
          <w:szCs w:val="28"/>
          <w:lang w:val="en-US"/>
        </w:rPr>
        <w:t xml:space="preserve"> </w:t>
      </w:r>
      <w:r>
        <w:rPr>
          <w:sz w:val="28"/>
          <w:szCs w:val="28"/>
        </w:rPr>
        <w:t>Bộ Nông nghiệp và Môi trường</w:t>
      </w:r>
      <w:r>
        <w:rPr>
          <w:sz w:val="28"/>
          <w:szCs w:val="28"/>
          <w:lang w:val="en-US"/>
        </w:rPr>
        <w:t>, Ủy ban Chứng khoán Nhà nước</w:t>
      </w:r>
      <w:r>
        <w:rPr>
          <w:sz w:val="28"/>
          <w:szCs w:val="28"/>
        </w:rPr>
        <w:t>;</w:t>
      </w:r>
    </w:p>
    <w:p w:rsidR="00E145EF" w:rsidRPr="003856F8" w:rsidRDefault="009054D7" w:rsidP="00664D22">
      <w:pPr>
        <w:widowControl w:val="0"/>
        <w:spacing w:before="240" w:after="0" w:line="240" w:lineRule="auto"/>
        <w:ind w:firstLine="567"/>
        <w:rPr>
          <w:sz w:val="28"/>
          <w:szCs w:val="28"/>
          <w:lang w:val="en-US"/>
        </w:rPr>
      </w:pPr>
      <w:r>
        <w:rPr>
          <w:sz w:val="28"/>
          <w:szCs w:val="28"/>
          <w:lang w:val="en-US"/>
        </w:rPr>
        <w:t xml:space="preserve">c) </w:t>
      </w:r>
      <w:r>
        <w:rPr>
          <w:color w:val="000000" w:themeColor="text1"/>
          <w:sz w:val="28"/>
          <w:szCs w:val="28"/>
        </w:rPr>
        <w:t>Khi phát hiện các giao dịch có dấu hiệu vi phạm pháp luật về giao dịch trên sàn giao dịch các-bon</w:t>
      </w:r>
      <w:r w:rsidR="0071347C" w:rsidRPr="0071347C">
        <w:rPr>
          <w:sz w:val="28"/>
          <w:szCs w:val="28"/>
        </w:rPr>
        <w:t xml:space="preserve"> </w:t>
      </w:r>
      <w:r w:rsidR="0071347C" w:rsidRPr="003856F8">
        <w:rPr>
          <w:sz w:val="28"/>
          <w:szCs w:val="28"/>
        </w:rPr>
        <w:t>trong nước</w:t>
      </w:r>
      <w:r>
        <w:rPr>
          <w:color w:val="000000" w:themeColor="text1"/>
          <w:sz w:val="28"/>
          <w:szCs w:val="28"/>
        </w:rPr>
        <w:t xml:space="preserve">, </w:t>
      </w:r>
      <w:r w:rsidR="005F7FC6">
        <w:rPr>
          <w:color w:val="000000" w:themeColor="text1"/>
          <w:sz w:val="28"/>
          <w:szCs w:val="28"/>
        </w:rPr>
        <w:t>Sở Giao dịch chứng khoán</w:t>
      </w:r>
      <w:r>
        <w:rPr>
          <w:color w:val="000000" w:themeColor="text1"/>
          <w:sz w:val="28"/>
          <w:szCs w:val="28"/>
        </w:rPr>
        <w:t xml:space="preserve"> Việt Nam lập báo cáo giám sát gửi Ủy ban Chứng khoán Nhà Nước; </w:t>
      </w:r>
    </w:p>
    <w:p w:rsidR="00501554" w:rsidRPr="003856F8" w:rsidRDefault="009054D7" w:rsidP="00664D22">
      <w:pPr>
        <w:widowControl w:val="0"/>
        <w:spacing w:before="240" w:after="0" w:line="240" w:lineRule="auto"/>
        <w:ind w:firstLine="567"/>
        <w:rPr>
          <w:sz w:val="28"/>
          <w:szCs w:val="28"/>
        </w:rPr>
      </w:pPr>
      <w:r>
        <w:rPr>
          <w:sz w:val="28"/>
          <w:szCs w:val="28"/>
          <w:lang w:val="en-US"/>
        </w:rPr>
        <w:t>d</w:t>
      </w:r>
      <w:r>
        <w:rPr>
          <w:sz w:val="28"/>
          <w:szCs w:val="28"/>
        </w:rPr>
        <w:t xml:space="preserve">) </w:t>
      </w:r>
      <w:r w:rsidR="005F7FC6">
        <w:rPr>
          <w:sz w:val="28"/>
          <w:szCs w:val="28"/>
        </w:rPr>
        <w:t>Sở Giao dịch chứng khoán</w:t>
      </w:r>
      <w:r>
        <w:rPr>
          <w:sz w:val="28"/>
          <w:szCs w:val="28"/>
        </w:rPr>
        <w:t xml:space="preserve"> Hà Nội phối hợp với </w:t>
      </w:r>
      <w:r w:rsidR="005F7FC6">
        <w:rPr>
          <w:sz w:val="28"/>
          <w:szCs w:val="28"/>
        </w:rPr>
        <w:t>Sở Giao dịch chứng khoán</w:t>
      </w:r>
      <w:r>
        <w:rPr>
          <w:sz w:val="28"/>
          <w:szCs w:val="28"/>
        </w:rPr>
        <w:t xml:space="preserve"> Việt Nam trong việc thực hiện chế độ báo cáo theo quy định tại điểm a, điểm b khoản này.</w:t>
      </w:r>
    </w:p>
    <w:p w:rsidR="00501554" w:rsidRPr="003856F8" w:rsidRDefault="009054D7" w:rsidP="00664D22">
      <w:pPr>
        <w:widowControl w:val="0"/>
        <w:spacing w:before="240" w:after="0" w:line="240" w:lineRule="auto"/>
        <w:ind w:firstLine="567"/>
        <w:rPr>
          <w:spacing w:val="-4"/>
          <w:sz w:val="28"/>
          <w:szCs w:val="28"/>
        </w:rPr>
      </w:pPr>
      <w:r>
        <w:rPr>
          <w:spacing w:val="-4"/>
          <w:sz w:val="28"/>
          <w:szCs w:val="28"/>
        </w:rPr>
        <w:t xml:space="preserve">3. Chế độ báo cáo của </w:t>
      </w:r>
      <w:r w:rsidR="005F7FC6">
        <w:rPr>
          <w:spacing w:val="-4"/>
          <w:sz w:val="28"/>
          <w:szCs w:val="28"/>
        </w:rPr>
        <w:t>Tổng công ty lưu ký và bù trừ chứng khoán Việt Nam</w:t>
      </w:r>
      <w:r>
        <w:rPr>
          <w:spacing w:val="-4"/>
          <w:sz w:val="28"/>
          <w:szCs w:val="28"/>
        </w:rPr>
        <w:t>:</w:t>
      </w:r>
    </w:p>
    <w:p w:rsidR="00501554" w:rsidRPr="003856F8" w:rsidRDefault="009054D7" w:rsidP="00664D22">
      <w:pPr>
        <w:widowControl w:val="0"/>
        <w:spacing w:before="240" w:after="0" w:line="240" w:lineRule="auto"/>
        <w:ind w:firstLine="567"/>
        <w:rPr>
          <w:sz w:val="28"/>
          <w:szCs w:val="28"/>
        </w:rPr>
      </w:pPr>
      <w:r>
        <w:rPr>
          <w:sz w:val="28"/>
          <w:szCs w:val="28"/>
        </w:rPr>
        <w:t xml:space="preserve">a) </w:t>
      </w:r>
      <w:r w:rsidR="005F7FC6">
        <w:rPr>
          <w:sz w:val="28"/>
          <w:szCs w:val="28"/>
        </w:rPr>
        <w:t>Tổng công ty lưu ký và bù trừ chứng khoán Việt Nam</w:t>
      </w:r>
      <w:r>
        <w:rPr>
          <w:sz w:val="28"/>
          <w:szCs w:val="28"/>
        </w:rPr>
        <w:t xml:space="preserve"> thực hiện chế độ báo cáo định kỳ hàng quý, hàng năm cho Bộ Nông nghiệp và Môi trường</w:t>
      </w:r>
      <w:r>
        <w:rPr>
          <w:sz w:val="28"/>
          <w:szCs w:val="28"/>
          <w:lang w:val="en-US"/>
        </w:rPr>
        <w:t>, Ủy ban Chứng khoán Nhà nước</w:t>
      </w:r>
      <w:r>
        <w:rPr>
          <w:sz w:val="28"/>
          <w:szCs w:val="28"/>
        </w:rPr>
        <w:t xml:space="preserve"> về hoạt động lưu ký, thanh toán giao dịch hạn ngạch phát thải khí nhà kính, tín chỉ các-bon và thành viên lưu ký các-bon;</w:t>
      </w:r>
    </w:p>
    <w:p w:rsidR="00501554" w:rsidRPr="003856F8" w:rsidRDefault="009054D7" w:rsidP="00664D22">
      <w:pPr>
        <w:widowControl w:val="0"/>
        <w:spacing w:before="240" w:after="0" w:line="240" w:lineRule="auto"/>
        <w:ind w:firstLine="567"/>
        <w:rPr>
          <w:sz w:val="28"/>
          <w:szCs w:val="28"/>
        </w:rPr>
      </w:pPr>
      <w:r>
        <w:rPr>
          <w:sz w:val="28"/>
          <w:szCs w:val="28"/>
        </w:rPr>
        <w:t xml:space="preserve">b) Ngoài chế độ báo cáo định kỳ theo quy định tại điểm a khoản này, </w:t>
      </w:r>
      <w:r w:rsidR="005F7FC6">
        <w:rPr>
          <w:sz w:val="28"/>
          <w:szCs w:val="28"/>
        </w:rPr>
        <w:t>Tổng công ty lưu ký và bù trừ chứng khoán Việt Nam</w:t>
      </w:r>
      <w:r>
        <w:rPr>
          <w:sz w:val="28"/>
          <w:szCs w:val="28"/>
        </w:rPr>
        <w:t xml:space="preserve"> báo cáo đột xuất theo yêu cầu cho Bộ Nông nghiệp và Môi trường</w:t>
      </w:r>
      <w:r>
        <w:rPr>
          <w:sz w:val="28"/>
          <w:szCs w:val="28"/>
          <w:lang w:val="en-US"/>
        </w:rPr>
        <w:t>, Ủy ban Chứng khoán Nhà nước</w:t>
      </w:r>
      <w:r>
        <w:rPr>
          <w:sz w:val="28"/>
          <w:szCs w:val="28"/>
        </w:rPr>
        <w:t>.</w:t>
      </w:r>
    </w:p>
    <w:p w:rsidR="00501554" w:rsidRPr="003856F8" w:rsidRDefault="009054D7" w:rsidP="0041376D">
      <w:pPr>
        <w:widowControl w:val="0"/>
        <w:spacing w:before="200" w:after="0" w:line="240" w:lineRule="auto"/>
        <w:ind w:firstLine="567"/>
        <w:rPr>
          <w:sz w:val="28"/>
          <w:szCs w:val="28"/>
        </w:rPr>
      </w:pPr>
      <w:r>
        <w:rPr>
          <w:sz w:val="28"/>
          <w:szCs w:val="28"/>
        </w:rPr>
        <w:t>4. Chế độ báo cáo của ngân hàng thanh toán:</w:t>
      </w:r>
    </w:p>
    <w:p w:rsidR="00501554" w:rsidRPr="003856F8" w:rsidRDefault="009054D7" w:rsidP="0041376D">
      <w:pPr>
        <w:widowControl w:val="0"/>
        <w:spacing w:before="200" w:after="0" w:line="240" w:lineRule="auto"/>
        <w:ind w:firstLine="567"/>
        <w:rPr>
          <w:spacing w:val="-4"/>
          <w:sz w:val="28"/>
          <w:szCs w:val="28"/>
          <w:lang w:val="en-US"/>
        </w:rPr>
      </w:pPr>
      <w:r>
        <w:rPr>
          <w:spacing w:val="-4"/>
          <w:sz w:val="28"/>
          <w:szCs w:val="28"/>
        </w:rPr>
        <w:t xml:space="preserve">a) Ngân hàng thanh toán báo cáo Ủy ban Chứng khoán Nhà nước </w:t>
      </w:r>
      <w:r>
        <w:rPr>
          <w:sz w:val="28"/>
          <w:szCs w:val="28"/>
        </w:rPr>
        <w:t xml:space="preserve">trong thời hạn 24 giờ kể từ khi không đáp ứng một trong những </w:t>
      </w:r>
      <w:r w:rsidR="008800DD">
        <w:rPr>
          <w:sz w:val="28"/>
          <w:szCs w:val="28"/>
        </w:rPr>
        <w:t>yêu cầu</w:t>
      </w:r>
      <w:r>
        <w:rPr>
          <w:sz w:val="28"/>
          <w:szCs w:val="28"/>
        </w:rPr>
        <w:t xml:space="preserve"> làm ngân hàng thanh toán</w:t>
      </w:r>
      <w:r w:rsidR="00EB19BD">
        <w:rPr>
          <w:sz w:val="28"/>
          <w:szCs w:val="28"/>
        </w:rPr>
        <w:t>;</w:t>
      </w:r>
    </w:p>
    <w:p w:rsidR="00501554" w:rsidRPr="003856F8" w:rsidRDefault="009054D7" w:rsidP="0041376D">
      <w:pPr>
        <w:widowControl w:val="0"/>
        <w:spacing w:before="200" w:after="0" w:line="240" w:lineRule="auto"/>
        <w:ind w:firstLine="567"/>
        <w:rPr>
          <w:sz w:val="28"/>
          <w:szCs w:val="28"/>
        </w:rPr>
      </w:pPr>
      <w:r>
        <w:rPr>
          <w:sz w:val="28"/>
          <w:szCs w:val="28"/>
        </w:rPr>
        <w:t xml:space="preserve">b) Ngân hàng thanh toán báo cáo Ủy ban Chứng khoán Nhà nước và </w:t>
      </w:r>
      <w:r w:rsidR="005F7FC6">
        <w:rPr>
          <w:sz w:val="28"/>
          <w:szCs w:val="28"/>
        </w:rPr>
        <w:t>Tổng công ty lưu ký và bù trừ chứng khoán Việt Nam</w:t>
      </w:r>
      <w:r>
        <w:rPr>
          <w:sz w:val="28"/>
          <w:szCs w:val="28"/>
        </w:rPr>
        <w:t xml:space="preserve"> ngay lập tức khi hoạt động thanh toán tiền giao dịch </w:t>
      </w:r>
      <w:r>
        <w:rPr>
          <w:spacing w:val="-4"/>
          <w:sz w:val="28"/>
          <w:szCs w:val="28"/>
        </w:rPr>
        <w:t>hạn ngạch phát thải khí nhà kính, tín chỉ các-bon</w:t>
      </w:r>
      <w:r>
        <w:rPr>
          <w:sz w:val="28"/>
          <w:szCs w:val="28"/>
        </w:rPr>
        <w:t xml:space="preserve"> bị tê liệt một phần hoặc toàn bộ</w:t>
      </w:r>
      <w:r w:rsidR="00EB19BD">
        <w:rPr>
          <w:sz w:val="28"/>
          <w:szCs w:val="28"/>
        </w:rPr>
        <w:t>;</w:t>
      </w:r>
    </w:p>
    <w:p w:rsidR="00501554" w:rsidRPr="003856F8" w:rsidRDefault="009054D7" w:rsidP="0041376D">
      <w:pPr>
        <w:widowControl w:val="0"/>
        <w:spacing w:before="200" w:after="0" w:line="240" w:lineRule="auto"/>
        <w:ind w:firstLine="567"/>
        <w:rPr>
          <w:spacing w:val="-4"/>
          <w:sz w:val="28"/>
          <w:szCs w:val="28"/>
        </w:rPr>
      </w:pPr>
      <w:r>
        <w:rPr>
          <w:spacing w:val="-4"/>
          <w:sz w:val="28"/>
          <w:szCs w:val="28"/>
        </w:rPr>
        <w:t xml:space="preserve">c) Ngoài chế độ báo cáo theo quy định tại điểm a, </w:t>
      </w:r>
      <w:ins w:id="36" w:author="Do Thanh Lam" w:date="2026-01-19T10:52:00Z">
        <w:r w:rsidR="00F949B8">
          <w:rPr>
            <w:spacing w:val="-4"/>
            <w:sz w:val="28"/>
            <w:szCs w:val="28"/>
            <w:lang w:val="en-US"/>
          </w:rPr>
          <w:t xml:space="preserve">điểm </w:t>
        </w:r>
      </w:ins>
      <w:r>
        <w:rPr>
          <w:spacing w:val="-4"/>
          <w:sz w:val="28"/>
          <w:szCs w:val="28"/>
        </w:rPr>
        <w:t>b khoản này, ngân hàng thanh toán có trách nhiệm báo cáo theo yêu cầu của Ủy ban Chứng khoán Nhà nước</w:t>
      </w:r>
      <w:r>
        <w:rPr>
          <w:spacing w:val="-4"/>
          <w:sz w:val="28"/>
          <w:szCs w:val="28"/>
          <w:lang w:val="en-US"/>
        </w:rPr>
        <w:t>.</w:t>
      </w:r>
    </w:p>
    <w:p w:rsidR="00501554" w:rsidRPr="003856F8" w:rsidRDefault="009054D7" w:rsidP="0041376D">
      <w:pPr>
        <w:widowControl w:val="0"/>
        <w:spacing w:before="200" w:after="0" w:line="240" w:lineRule="auto"/>
        <w:ind w:firstLine="567"/>
        <w:rPr>
          <w:sz w:val="28"/>
          <w:szCs w:val="28"/>
        </w:rPr>
      </w:pPr>
      <w:r>
        <w:rPr>
          <w:sz w:val="28"/>
          <w:szCs w:val="28"/>
        </w:rPr>
        <w:t>5. Thời hạn báo cáo:</w:t>
      </w:r>
    </w:p>
    <w:p w:rsidR="00501554" w:rsidRPr="003856F8" w:rsidRDefault="009054D7" w:rsidP="0041376D">
      <w:pPr>
        <w:widowControl w:val="0"/>
        <w:spacing w:before="200" w:after="0" w:line="240" w:lineRule="auto"/>
        <w:ind w:firstLine="567"/>
        <w:rPr>
          <w:sz w:val="28"/>
          <w:szCs w:val="28"/>
        </w:rPr>
      </w:pPr>
      <w:r>
        <w:rPr>
          <w:sz w:val="28"/>
          <w:szCs w:val="28"/>
        </w:rPr>
        <w:lastRenderedPageBreak/>
        <w:t>a) Đối với các báo cáo định kỳ hàng quý, thời hạn báo cáo là trước ngày 20 của tháng đầu tiên của quý tiếp theo liền kề;</w:t>
      </w:r>
    </w:p>
    <w:p w:rsidR="00501554" w:rsidRPr="003856F8" w:rsidRDefault="009054D7" w:rsidP="0041376D">
      <w:pPr>
        <w:widowControl w:val="0"/>
        <w:spacing w:before="200" w:after="0" w:line="240" w:lineRule="auto"/>
        <w:ind w:firstLine="567"/>
        <w:rPr>
          <w:sz w:val="28"/>
          <w:szCs w:val="28"/>
        </w:rPr>
      </w:pPr>
      <w:r>
        <w:rPr>
          <w:sz w:val="28"/>
          <w:szCs w:val="28"/>
        </w:rPr>
        <w:t xml:space="preserve">b) Đối với các báo cáo định kỳ hàng năm, thời hạn báo cáo là trước ngày 30 tháng </w:t>
      </w:r>
      <w:r w:rsidR="00E47732">
        <w:rPr>
          <w:sz w:val="28"/>
          <w:szCs w:val="28"/>
          <w:lang w:val="en-US"/>
        </w:rPr>
        <w:t>0</w:t>
      </w:r>
      <w:r>
        <w:rPr>
          <w:sz w:val="28"/>
          <w:szCs w:val="28"/>
        </w:rPr>
        <w:t>1 của năm tiếp theo liền kề.</w:t>
      </w:r>
    </w:p>
    <w:p w:rsidR="00501554" w:rsidRPr="003856F8" w:rsidRDefault="009054D7" w:rsidP="0041376D">
      <w:pPr>
        <w:widowControl w:val="0"/>
        <w:spacing w:before="200" w:after="0" w:line="240" w:lineRule="auto"/>
        <w:ind w:firstLine="567"/>
        <w:rPr>
          <w:sz w:val="28"/>
          <w:szCs w:val="28"/>
        </w:rPr>
      </w:pPr>
      <w:r>
        <w:rPr>
          <w:sz w:val="28"/>
          <w:szCs w:val="28"/>
        </w:rPr>
        <w:t xml:space="preserve">6. </w:t>
      </w:r>
      <w:r w:rsidR="00B40F32">
        <w:rPr>
          <w:sz w:val="28"/>
          <w:szCs w:val="28"/>
          <w:lang w:val="en-US"/>
        </w:rPr>
        <w:t>Việc</w:t>
      </w:r>
      <w:r>
        <w:rPr>
          <w:sz w:val="28"/>
          <w:szCs w:val="28"/>
        </w:rPr>
        <w:t xml:space="preserve"> gửi, nhận báo cáo</w:t>
      </w:r>
      <w:r w:rsidR="00B40F32">
        <w:rPr>
          <w:sz w:val="28"/>
          <w:szCs w:val="28"/>
          <w:lang w:val="en-US"/>
        </w:rPr>
        <w:t xml:space="preserve"> thực hiện theo một trong các phương thức sau</w:t>
      </w:r>
      <w:r>
        <w:rPr>
          <w:sz w:val="28"/>
          <w:szCs w:val="28"/>
        </w:rPr>
        <w:t>:</w:t>
      </w:r>
    </w:p>
    <w:p w:rsidR="00501554" w:rsidRPr="003856F8" w:rsidRDefault="009054D7" w:rsidP="0041376D">
      <w:pPr>
        <w:widowControl w:val="0"/>
        <w:spacing w:before="200" w:after="0" w:line="240" w:lineRule="auto"/>
        <w:ind w:firstLine="567"/>
        <w:rPr>
          <w:sz w:val="28"/>
          <w:szCs w:val="28"/>
          <w:lang w:val="en-US"/>
        </w:rPr>
      </w:pPr>
      <w:r>
        <w:rPr>
          <w:sz w:val="28"/>
          <w:szCs w:val="28"/>
          <w:lang w:val="en-US"/>
        </w:rPr>
        <w:t>a) Gửi trực tiếp;</w:t>
      </w:r>
    </w:p>
    <w:p w:rsidR="00501554" w:rsidRPr="003856F8" w:rsidRDefault="009054D7" w:rsidP="0041376D">
      <w:pPr>
        <w:widowControl w:val="0"/>
        <w:spacing w:before="200" w:after="0" w:line="240" w:lineRule="auto"/>
        <w:ind w:firstLine="567"/>
        <w:rPr>
          <w:sz w:val="28"/>
          <w:szCs w:val="28"/>
          <w:lang w:val="en-US"/>
        </w:rPr>
      </w:pPr>
      <w:r>
        <w:rPr>
          <w:sz w:val="28"/>
          <w:szCs w:val="28"/>
          <w:lang w:val="en-US"/>
        </w:rPr>
        <w:t>b) Gửi qua dịch vụ bưu chính;</w:t>
      </w:r>
    </w:p>
    <w:p w:rsidR="00501554" w:rsidRPr="003856F8" w:rsidRDefault="009054D7" w:rsidP="0041376D">
      <w:pPr>
        <w:widowControl w:val="0"/>
        <w:spacing w:before="200" w:after="0" w:line="240" w:lineRule="auto"/>
        <w:ind w:firstLine="567"/>
        <w:rPr>
          <w:sz w:val="28"/>
          <w:szCs w:val="28"/>
          <w:lang w:val="en-US"/>
        </w:rPr>
      </w:pPr>
      <w:r>
        <w:rPr>
          <w:sz w:val="28"/>
          <w:szCs w:val="28"/>
          <w:lang w:val="en-US"/>
        </w:rPr>
        <w:t>c) Gửi qua Fax;</w:t>
      </w:r>
    </w:p>
    <w:p w:rsidR="00501554" w:rsidRPr="003856F8" w:rsidRDefault="009054D7" w:rsidP="0041376D">
      <w:pPr>
        <w:widowControl w:val="0"/>
        <w:spacing w:before="200" w:after="0" w:line="240" w:lineRule="auto"/>
        <w:ind w:firstLine="567"/>
        <w:rPr>
          <w:sz w:val="28"/>
          <w:szCs w:val="28"/>
          <w:lang w:val="en-US"/>
        </w:rPr>
      </w:pPr>
      <w:r>
        <w:rPr>
          <w:sz w:val="28"/>
          <w:szCs w:val="28"/>
          <w:lang w:val="en-US"/>
        </w:rPr>
        <w:t>d) Gửi qua hệ thống thư điện tử;</w:t>
      </w:r>
    </w:p>
    <w:p w:rsidR="00501554" w:rsidRPr="003856F8" w:rsidRDefault="009054D7" w:rsidP="0041376D">
      <w:pPr>
        <w:widowControl w:val="0"/>
        <w:spacing w:before="200" w:after="0" w:line="240" w:lineRule="auto"/>
        <w:ind w:firstLine="567"/>
        <w:rPr>
          <w:sz w:val="28"/>
          <w:szCs w:val="28"/>
          <w:lang w:val="en-US"/>
        </w:rPr>
      </w:pPr>
      <w:r>
        <w:rPr>
          <w:sz w:val="28"/>
          <w:szCs w:val="28"/>
          <w:lang w:val="en-US"/>
        </w:rPr>
        <w:t>đ) Gửi qua hệ thống phần mềm thông tin báo cáo của cơ quan, tổ chức nhận báo cáo;</w:t>
      </w:r>
    </w:p>
    <w:p w:rsidR="00501554" w:rsidRDefault="009054D7" w:rsidP="0041376D">
      <w:pPr>
        <w:widowControl w:val="0"/>
        <w:spacing w:before="200" w:after="0" w:line="240" w:lineRule="auto"/>
        <w:ind w:firstLine="567"/>
        <w:rPr>
          <w:sz w:val="28"/>
          <w:szCs w:val="28"/>
          <w:lang w:val="en-US"/>
        </w:rPr>
      </w:pPr>
      <w:r>
        <w:rPr>
          <w:sz w:val="28"/>
          <w:szCs w:val="28"/>
          <w:lang w:val="en-US"/>
        </w:rPr>
        <w:t>e) Các phương thức khác theo quy định của pháp luật.</w:t>
      </w:r>
    </w:p>
    <w:p w:rsidR="00382BA4" w:rsidRDefault="00E47732" w:rsidP="0041376D">
      <w:pPr>
        <w:widowControl w:val="0"/>
        <w:spacing w:before="200" w:after="0" w:line="240" w:lineRule="auto"/>
        <w:ind w:firstLine="567"/>
        <w:rPr>
          <w:sz w:val="28"/>
          <w:szCs w:val="28"/>
          <w:lang w:val="en-US"/>
        </w:rPr>
      </w:pPr>
      <w:r>
        <w:rPr>
          <w:sz w:val="28"/>
          <w:szCs w:val="28"/>
          <w:lang w:val="en-US"/>
        </w:rPr>
        <w:t>7</w:t>
      </w:r>
      <w:r w:rsidR="00382BA4">
        <w:rPr>
          <w:sz w:val="28"/>
          <w:szCs w:val="28"/>
          <w:lang w:val="en-US"/>
        </w:rPr>
        <w:t xml:space="preserve">. </w:t>
      </w:r>
      <w:r w:rsidR="00382BA4">
        <w:rPr>
          <w:color w:val="000000"/>
          <w:spacing w:val="-2"/>
          <w:sz w:val="28"/>
          <w:szCs w:val="28"/>
          <w:lang w:val="en-US" w:eastAsia="vi-VN"/>
        </w:rPr>
        <w:t xml:space="preserve">Các nội dung cụ thể về chế độ báo cáo của </w:t>
      </w:r>
      <w:r w:rsidR="005F7FC6">
        <w:rPr>
          <w:color w:val="000000"/>
          <w:spacing w:val="-2"/>
          <w:sz w:val="28"/>
          <w:szCs w:val="28"/>
          <w:lang w:val="en-US" w:eastAsia="vi-VN"/>
        </w:rPr>
        <w:t>Sở Giao dịch chứng khoán</w:t>
      </w:r>
      <w:r w:rsidR="00382BA4">
        <w:rPr>
          <w:color w:val="000000"/>
          <w:spacing w:val="-2"/>
          <w:sz w:val="28"/>
          <w:szCs w:val="28"/>
          <w:lang w:val="en-US" w:eastAsia="vi-VN"/>
        </w:rPr>
        <w:t xml:space="preserve"> và </w:t>
      </w:r>
      <w:r w:rsidR="005F7FC6">
        <w:rPr>
          <w:sz w:val="28"/>
          <w:szCs w:val="28"/>
        </w:rPr>
        <w:t>Tổng công ty lưu ký và bù trừ chứng khoán Việt Nam</w:t>
      </w:r>
      <w:r w:rsidR="00382BA4">
        <w:rPr>
          <w:color w:val="000000"/>
          <w:spacing w:val="-2"/>
          <w:sz w:val="28"/>
          <w:szCs w:val="28"/>
          <w:lang w:val="en-US" w:eastAsia="vi-VN"/>
        </w:rPr>
        <w:t xml:space="preserve"> với Bộ Nông nghiệp và Môi trường (bao gồm: Nội dung yêu cầu báo cáo; T</w:t>
      </w:r>
      <w:r w:rsidR="00382BA4" w:rsidRPr="008E0CF1">
        <w:rPr>
          <w:color w:val="000000"/>
          <w:spacing w:val="-2"/>
          <w:sz w:val="28"/>
          <w:szCs w:val="28"/>
          <w:lang w:val="en-US" w:eastAsia="vi-VN"/>
        </w:rPr>
        <w:t xml:space="preserve">hời gian chốt số liệu báo cáo; Mẫu đề cương báo cáo; Biểu mẫu số liệu báo cáo; </w:t>
      </w:r>
      <w:r w:rsidR="00382BA4">
        <w:rPr>
          <w:color w:val="000000"/>
          <w:spacing w:val="-2"/>
          <w:sz w:val="28"/>
          <w:szCs w:val="28"/>
          <w:lang w:val="en-US" w:eastAsia="vi-VN"/>
        </w:rPr>
        <w:t xml:space="preserve">hướng dẫn </w:t>
      </w:r>
      <w:r w:rsidR="00382BA4" w:rsidRPr="008E0CF1">
        <w:rPr>
          <w:color w:val="000000"/>
          <w:spacing w:val="-2"/>
          <w:sz w:val="28"/>
          <w:szCs w:val="28"/>
          <w:lang w:val="en-US" w:eastAsia="vi-VN"/>
        </w:rPr>
        <w:t>quy trình thực hiện báo cáo</w:t>
      </w:r>
      <w:r w:rsidR="00727BF5">
        <w:rPr>
          <w:color w:val="000000"/>
          <w:spacing w:val="-2"/>
          <w:sz w:val="28"/>
          <w:szCs w:val="28"/>
          <w:lang w:val="en-US" w:eastAsia="vi-VN"/>
        </w:rPr>
        <w:t xml:space="preserve"> và các nội dung khác theo </w:t>
      </w:r>
      <w:r w:rsidR="00727BF5" w:rsidRPr="00727BF5">
        <w:rPr>
          <w:color w:val="000000"/>
          <w:spacing w:val="-2"/>
          <w:sz w:val="28"/>
          <w:szCs w:val="28"/>
          <w:lang w:val="en-US" w:eastAsia="vi-VN"/>
        </w:rPr>
        <w:t>quy định về chế độ báo cáo của cơ quan hành chính nhà nước</w:t>
      </w:r>
      <w:r w:rsidR="00382BA4">
        <w:rPr>
          <w:color w:val="000000"/>
          <w:spacing w:val="-2"/>
          <w:sz w:val="28"/>
          <w:szCs w:val="28"/>
          <w:lang w:val="en-US" w:eastAsia="vi-VN"/>
        </w:rPr>
        <w:t xml:space="preserve">) theo khoản 2, khoản 3 Điều này </w:t>
      </w:r>
      <w:r w:rsidR="00727BF5">
        <w:rPr>
          <w:color w:val="000000"/>
          <w:spacing w:val="-2"/>
          <w:sz w:val="28"/>
          <w:szCs w:val="28"/>
          <w:lang w:val="en-US" w:eastAsia="vi-VN"/>
        </w:rPr>
        <w:t>do</w:t>
      </w:r>
      <w:r w:rsidR="00382BA4">
        <w:rPr>
          <w:color w:val="000000"/>
          <w:spacing w:val="-2"/>
          <w:sz w:val="28"/>
          <w:szCs w:val="28"/>
          <w:lang w:val="en-US" w:eastAsia="vi-VN"/>
        </w:rPr>
        <w:t xml:space="preserve"> </w:t>
      </w:r>
      <w:r w:rsidR="00956C42">
        <w:rPr>
          <w:color w:val="000000"/>
          <w:spacing w:val="-2"/>
          <w:sz w:val="28"/>
          <w:szCs w:val="28"/>
          <w:lang w:val="en-US" w:eastAsia="vi-VN"/>
        </w:rPr>
        <w:t>Bộ Nông nghiệp và Môi trường</w:t>
      </w:r>
      <w:r w:rsidR="00727BF5">
        <w:rPr>
          <w:color w:val="000000"/>
          <w:spacing w:val="-2"/>
          <w:sz w:val="28"/>
          <w:szCs w:val="28"/>
          <w:lang w:val="en-US" w:eastAsia="vi-VN"/>
        </w:rPr>
        <w:t xml:space="preserve"> hướng dẫn</w:t>
      </w:r>
      <w:r w:rsidR="00382BA4">
        <w:rPr>
          <w:sz w:val="28"/>
          <w:szCs w:val="28"/>
          <w:lang w:val="en-US"/>
        </w:rPr>
        <w:t>.</w:t>
      </w:r>
    </w:p>
    <w:p w:rsidR="00382BA4" w:rsidRPr="00A40D8A" w:rsidRDefault="00E47732" w:rsidP="0041376D">
      <w:pPr>
        <w:widowControl w:val="0"/>
        <w:spacing w:before="200" w:after="0" w:line="240" w:lineRule="auto"/>
        <w:ind w:firstLine="567"/>
        <w:rPr>
          <w:spacing w:val="-4"/>
          <w:sz w:val="28"/>
          <w:szCs w:val="28"/>
          <w:lang w:val="en-US"/>
        </w:rPr>
      </w:pPr>
      <w:r w:rsidRPr="00A40D8A">
        <w:rPr>
          <w:spacing w:val="-4"/>
          <w:sz w:val="28"/>
          <w:szCs w:val="28"/>
          <w:lang w:val="en-US"/>
        </w:rPr>
        <w:t>8</w:t>
      </w:r>
      <w:r w:rsidR="00382BA4" w:rsidRPr="00A40D8A">
        <w:rPr>
          <w:spacing w:val="-4"/>
          <w:sz w:val="28"/>
          <w:szCs w:val="28"/>
          <w:lang w:val="en-US"/>
        </w:rPr>
        <w:t xml:space="preserve">. </w:t>
      </w:r>
      <w:r w:rsidR="00382BA4" w:rsidRPr="00A40D8A">
        <w:rPr>
          <w:color w:val="000000"/>
          <w:spacing w:val="-4"/>
          <w:sz w:val="28"/>
          <w:szCs w:val="28"/>
          <w:lang w:val="en-US" w:eastAsia="vi-VN"/>
        </w:rPr>
        <w:t xml:space="preserve">Các nội dung cụ thể về chế độ báo cáo của </w:t>
      </w:r>
      <w:r w:rsidR="005F7FC6" w:rsidRPr="00A40D8A">
        <w:rPr>
          <w:color w:val="000000"/>
          <w:spacing w:val="-4"/>
          <w:sz w:val="28"/>
          <w:szCs w:val="28"/>
          <w:lang w:val="en-US" w:eastAsia="vi-VN"/>
        </w:rPr>
        <w:t>Sở Giao dịch chứng khoán</w:t>
      </w:r>
      <w:r w:rsidR="00382BA4" w:rsidRPr="00A40D8A">
        <w:rPr>
          <w:color w:val="000000"/>
          <w:spacing w:val="-4"/>
          <w:sz w:val="28"/>
          <w:szCs w:val="28"/>
          <w:lang w:val="en-US" w:eastAsia="vi-VN"/>
        </w:rPr>
        <w:t xml:space="preserve"> </w:t>
      </w:r>
      <w:r w:rsidR="00727BF5" w:rsidRPr="00A40D8A">
        <w:rPr>
          <w:color w:val="000000"/>
          <w:spacing w:val="-4"/>
          <w:sz w:val="28"/>
          <w:szCs w:val="28"/>
          <w:lang w:val="en-US" w:eastAsia="vi-VN"/>
        </w:rPr>
        <w:t xml:space="preserve">và </w:t>
      </w:r>
      <w:r w:rsidR="005F7FC6" w:rsidRPr="00A40D8A">
        <w:rPr>
          <w:spacing w:val="-4"/>
          <w:sz w:val="28"/>
          <w:szCs w:val="28"/>
        </w:rPr>
        <w:t>Tổng công ty lưu ký và bù trừ chứng khoán Việt Nam</w:t>
      </w:r>
      <w:r w:rsidR="00EE3A86" w:rsidRPr="00A40D8A">
        <w:rPr>
          <w:spacing w:val="-4"/>
          <w:sz w:val="28"/>
          <w:szCs w:val="28"/>
          <w:lang w:val="en-US"/>
        </w:rPr>
        <w:t xml:space="preserve"> </w:t>
      </w:r>
      <w:r w:rsidR="00382BA4" w:rsidRPr="00A40D8A">
        <w:rPr>
          <w:color w:val="000000"/>
          <w:spacing w:val="-4"/>
          <w:sz w:val="28"/>
          <w:szCs w:val="28"/>
          <w:lang w:val="en-US" w:eastAsia="vi-VN"/>
        </w:rPr>
        <w:t>với Ủy ban Chứng khoán Nhà nướ</w:t>
      </w:r>
      <w:r w:rsidR="00EE3A86" w:rsidRPr="00A40D8A">
        <w:rPr>
          <w:color w:val="000000"/>
          <w:spacing w:val="-4"/>
          <w:sz w:val="28"/>
          <w:szCs w:val="28"/>
          <w:lang w:val="en-US" w:eastAsia="vi-VN"/>
        </w:rPr>
        <w:t>c</w:t>
      </w:r>
      <w:r w:rsidR="00382BA4" w:rsidRPr="00A40D8A">
        <w:rPr>
          <w:color w:val="000000"/>
          <w:spacing w:val="-4"/>
          <w:sz w:val="28"/>
          <w:szCs w:val="28"/>
          <w:lang w:val="en-US" w:eastAsia="vi-VN"/>
        </w:rPr>
        <w:t xml:space="preserve"> (bao gồm: Nội dung yêu cầu báo cáo; Thời gian chốt số liệu báo cáo; Mẫu đề cương báo cáo; Biểu mẫu số liệu báo cáo; </w:t>
      </w:r>
      <w:r w:rsidRPr="00A40D8A">
        <w:rPr>
          <w:color w:val="000000"/>
          <w:spacing w:val="-4"/>
          <w:sz w:val="28"/>
          <w:szCs w:val="28"/>
          <w:lang w:val="en-US" w:eastAsia="vi-VN"/>
        </w:rPr>
        <w:t>H</w:t>
      </w:r>
      <w:r w:rsidR="00382BA4" w:rsidRPr="00A40D8A">
        <w:rPr>
          <w:color w:val="000000"/>
          <w:spacing w:val="-4"/>
          <w:sz w:val="28"/>
          <w:szCs w:val="28"/>
          <w:lang w:val="en-US" w:eastAsia="vi-VN"/>
        </w:rPr>
        <w:t>ướng dẫn quy trình thực hiện báo cáo</w:t>
      </w:r>
      <w:r w:rsidR="00727BF5" w:rsidRPr="00A40D8A">
        <w:rPr>
          <w:color w:val="000000"/>
          <w:spacing w:val="-4"/>
          <w:sz w:val="28"/>
          <w:szCs w:val="28"/>
          <w:lang w:val="en-US" w:eastAsia="vi-VN"/>
        </w:rPr>
        <w:t xml:space="preserve"> và các nội dung khác theo quy định về chế độ báo cáo của cơ quan hành chính nhà nước</w:t>
      </w:r>
      <w:r w:rsidR="00382BA4" w:rsidRPr="00A40D8A">
        <w:rPr>
          <w:color w:val="000000"/>
          <w:spacing w:val="-4"/>
          <w:sz w:val="28"/>
          <w:szCs w:val="28"/>
          <w:lang w:val="en-US" w:eastAsia="vi-VN"/>
        </w:rPr>
        <w:t>) theo khoản 2, khoản 3</w:t>
      </w:r>
      <w:r w:rsidR="00F574D9" w:rsidRPr="00A40D8A">
        <w:rPr>
          <w:color w:val="000000"/>
          <w:spacing w:val="-4"/>
          <w:sz w:val="28"/>
          <w:szCs w:val="28"/>
          <w:lang w:val="en-US" w:eastAsia="vi-VN"/>
        </w:rPr>
        <w:t xml:space="preserve"> </w:t>
      </w:r>
      <w:r w:rsidR="00382BA4" w:rsidRPr="00A40D8A">
        <w:rPr>
          <w:color w:val="000000"/>
          <w:spacing w:val="-4"/>
          <w:sz w:val="28"/>
          <w:szCs w:val="28"/>
          <w:lang w:val="en-US" w:eastAsia="vi-VN"/>
        </w:rPr>
        <w:t xml:space="preserve">Điều này do </w:t>
      </w:r>
      <w:r w:rsidR="00727BF5" w:rsidRPr="00A40D8A">
        <w:rPr>
          <w:color w:val="000000"/>
          <w:spacing w:val="-4"/>
          <w:sz w:val="28"/>
          <w:szCs w:val="28"/>
          <w:lang w:val="en-US" w:eastAsia="vi-VN"/>
        </w:rPr>
        <w:t>Bộ Tài chính hướng dẫn</w:t>
      </w:r>
      <w:r w:rsidR="00382BA4" w:rsidRPr="00A40D8A">
        <w:rPr>
          <w:color w:val="000000"/>
          <w:spacing w:val="-4"/>
          <w:sz w:val="28"/>
          <w:szCs w:val="28"/>
          <w:lang w:val="en-US" w:eastAsia="vi-VN"/>
        </w:rPr>
        <w:t>.</w:t>
      </w:r>
    </w:p>
    <w:p w:rsidR="00501554" w:rsidRPr="003856F8" w:rsidRDefault="009054D7" w:rsidP="00664D22">
      <w:pPr>
        <w:pStyle w:val="Heading1"/>
        <w:keepNext w:val="0"/>
        <w:keepLines w:val="0"/>
        <w:widowControl w:val="0"/>
        <w:spacing w:after="0" w:line="240" w:lineRule="auto"/>
        <w:ind w:firstLine="567"/>
        <w:jc w:val="both"/>
        <w:rPr>
          <w:b/>
          <w:sz w:val="28"/>
          <w:szCs w:val="28"/>
        </w:rPr>
      </w:pPr>
      <w:r>
        <w:rPr>
          <w:b/>
          <w:sz w:val="28"/>
          <w:szCs w:val="28"/>
        </w:rPr>
        <w:t>Điều 3</w:t>
      </w:r>
      <w:r>
        <w:rPr>
          <w:b/>
          <w:sz w:val="28"/>
          <w:szCs w:val="28"/>
          <w:lang w:val="en-US"/>
        </w:rPr>
        <w:t>2</w:t>
      </w:r>
      <w:r>
        <w:rPr>
          <w:b/>
          <w:sz w:val="28"/>
          <w:szCs w:val="28"/>
        </w:rPr>
        <w:t>. Công bố thông tin</w:t>
      </w:r>
    </w:p>
    <w:p w:rsidR="00501554" w:rsidRPr="003856F8" w:rsidRDefault="009054D7" w:rsidP="00664D22">
      <w:pPr>
        <w:widowControl w:val="0"/>
        <w:spacing w:before="240" w:after="0" w:line="240" w:lineRule="auto"/>
        <w:ind w:firstLine="567"/>
        <w:rPr>
          <w:sz w:val="28"/>
          <w:szCs w:val="28"/>
        </w:rPr>
      </w:pPr>
      <w:r>
        <w:rPr>
          <w:sz w:val="28"/>
          <w:szCs w:val="28"/>
        </w:rPr>
        <w:t xml:space="preserve">1. </w:t>
      </w:r>
      <w:r w:rsidR="005F7FC6">
        <w:rPr>
          <w:sz w:val="28"/>
          <w:szCs w:val="28"/>
        </w:rPr>
        <w:t>Tổng công ty lưu ký và bù trừ chứng khoán Việt Nam</w:t>
      </w:r>
      <w:r>
        <w:rPr>
          <w:sz w:val="28"/>
          <w:szCs w:val="28"/>
        </w:rPr>
        <w:t xml:space="preserve"> công bố các thông tin trên trang thông tin điện tử của mình trong vòng 72 giờ kể từ khi phát sinh các sự kiện sau: </w:t>
      </w:r>
    </w:p>
    <w:p w:rsidR="00501554" w:rsidRPr="003856F8" w:rsidRDefault="009054D7" w:rsidP="00664D22">
      <w:pPr>
        <w:widowControl w:val="0"/>
        <w:spacing w:before="240" w:after="0" w:line="240" w:lineRule="auto"/>
        <w:ind w:firstLine="567"/>
        <w:rPr>
          <w:sz w:val="28"/>
          <w:szCs w:val="28"/>
        </w:rPr>
      </w:pPr>
      <w:r>
        <w:rPr>
          <w:sz w:val="28"/>
          <w:szCs w:val="28"/>
        </w:rPr>
        <w:t>a) Thông tin về chấp thuận tham gia, chấm dứt tham gia hệ thống lưu ký</w:t>
      </w:r>
      <w:r w:rsidR="00240C33">
        <w:rPr>
          <w:sz w:val="28"/>
          <w:szCs w:val="28"/>
        </w:rPr>
        <w:t xml:space="preserve"> và </w:t>
      </w:r>
      <w:r>
        <w:rPr>
          <w:sz w:val="28"/>
          <w:szCs w:val="28"/>
        </w:rPr>
        <w:t>thanh toán giao dịch các-bon của thành viên lưu ký các-bon;</w:t>
      </w:r>
    </w:p>
    <w:p w:rsidR="00501554" w:rsidRPr="003856F8" w:rsidRDefault="009054D7" w:rsidP="00664D22">
      <w:pPr>
        <w:widowControl w:val="0"/>
        <w:spacing w:before="240" w:after="0" w:line="240" w:lineRule="auto"/>
        <w:ind w:firstLine="567"/>
        <w:rPr>
          <w:sz w:val="28"/>
          <w:szCs w:val="28"/>
        </w:rPr>
      </w:pPr>
      <w:r>
        <w:rPr>
          <w:sz w:val="28"/>
          <w:szCs w:val="28"/>
        </w:rPr>
        <w:t>b) Thông tin về xử lý vi phạm thành viên lưu ký các-bon;</w:t>
      </w:r>
    </w:p>
    <w:p w:rsidR="00501554" w:rsidRPr="003856F8" w:rsidRDefault="009054D7" w:rsidP="00664D22">
      <w:pPr>
        <w:widowControl w:val="0"/>
        <w:spacing w:before="240" w:after="0" w:line="240" w:lineRule="auto"/>
        <w:ind w:firstLine="567"/>
        <w:rPr>
          <w:rFonts w:eastAsia="Calibri"/>
          <w:sz w:val="28"/>
          <w:szCs w:val="28"/>
        </w:rPr>
      </w:pPr>
      <w:r>
        <w:rPr>
          <w:rFonts w:eastAsia="Calibri"/>
          <w:sz w:val="28"/>
          <w:szCs w:val="28"/>
        </w:rPr>
        <w:t xml:space="preserve">c) Tạm ngừng, khôi phục hoạt động lưu ký, thanh toán giao dịch hạn </w:t>
      </w:r>
      <w:r>
        <w:rPr>
          <w:rFonts w:eastAsia="Calibri"/>
          <w:sz w:val="28"/>
          <w:szCs w:val="28"/>
        </w:rPr>
        <w:lastRenderedPageBreak/>
        <w:t xml:space="preserve">ngạch phát thải khí nhà kính, tín chỉ các-bon của </w:t>
      </w:r>
      <w:r w:rsidR="005F7FC6">
        <w:rPr>
          <w:rFonts w:eastAsia="Calibri"/>
          <w:sz w:val="28"/>
          <w:szCs w:val="28"/>
        </w:rPr>
        <w:t>Tổng công ty lưu ký và bù trừ chứng khoán Việt Nam</w:t>
      </w:r>
      <w:r>
        <w:rPr>
          <w:rFonts w:eastAsia="Calibri"/>
          <w:sz w:val="28"/>
          <w:szCs w:val="28"/>
        </w:rPr>
        <w:t>.</w:t>
      </w:r>
    </w:p>
    <w:p w:rsidR="00501554" w:rsidRPr="003856F8" w:rsidRDefault="009054D7" w:rsidP="00664D22">
      <w:pPr>
        <w:widowControl w:val="0"/>
        <w:spacing w:before="240" w:after="0" w:line="240" w:lineRule="auto"/>
        <w:ind w:firstLine="567"/>
        <w:rPr>
          <w:sz w:val="28"/>
          <w:szCs w:val="28"/>
        </w:rPr>
      </w:pPr>
      <w:r>
        <w:rPr>
          <w:sz w:val="28"/>
          <w:szCs w:val="28"/>
        </w:rPr>
        <w:t xml:space="preserve">2. </w:t>
      </w:r>
      <w:r w:rsidR="005F7FC6">
        <w:rPr>
          <w:sz w:val="28"/>
          <w:szCs w:val="28"/>
        </w:rPr>
        <w:t>Sở Giao dịch chứng khoán</w:t>
      </w:r>
      <w:r>
        <w:rPr>
          <w:sz w:val="28"/>
          <w:szCs w:val="28"/>
        </w:rPr>
        <w:t xml:space="preserve"> Việt Nam công bố các thông tin trên trang thông tin điện tử của mình trong vòng 72 giờ kể từ khi phát sinh các sự kiện sau</w:t>
      </w:r>
      <w:r w:rsidR="00EB0527">
        <w:rPr>
          <w:sz w:val="28"/>
          <w:szCs w:val="28"/>
          <w:lang w:val="en-US"/>
        </w:rPr>
        <w:t xml:space="preserve"> đây</w:t>
      </w:r>
      <w:r>
        <w:rPr>
          <w:sz w:val="28"/>
          <w:szCs w:val="28"/>
        </w:rPr>
        <w:t>:</w:t>
      </w:r>
    </w:p>
    <w:p w:rsidR="00501554" w:rsidRPr="003856F8" w:rsidRDefault="009054D7" w:rsidP="00664D22">
      <w:pPr>
        <w:widowControl w:val="0"/>
        <w:spacing w:before="240" w:after="0" w:line="240" w:lineRule="auto"/>
        <w:ind w:firstLine="567"/>
        <w:rPr>
          <w:sz w:val="28"/>
          <w:szCs w:val="28"/>
        </w:rPr>
      </w:pPr>
      <w:r>
        <w:rPr>
          <w:sz w:val="28"/>
          <w:szCs w:val="28"/>
        </w:rPr>
        <w:t>a) Thông tin về chấp thuận tham gia, chấm dứt tham gia hệ thống giao dịch các-bon của thành viên giao dịch các-bon;</w:t>
      </w:r>
    </w:p>
    <w:p w:rsidR="00501554" w:rsidRPr="003856F8" w:rsidRDefault="009054D7" w:rsidP="00664D22">
      <w:pPr>
        <w:widowControl w:val="0"/>
        <w:spacing w:before="240" w:after="0" w:line="240" w:lineRule="auto"/>
        <w:ind w:firstLine="567"/>
        <w:rPr>
          <w:sz w:val="28"/>
          <w:szCs w:val="28"/>
        </w:rPr>
      </w:pPr>
      <w:r>
        <w:rPr>
          <w:sz w:val="28"/>
          <w:szCs w:val="28"/>
        </w:rPr>
        <w:t>b) Thông tin về xử lý vi phạm thành viên giao dịch các-bon.</w:t>
      </w:r>
    </w:p>
    <w:p w:rsidR="00501554" w:rsidRPr="003856F8" w:rsidRDefault="009054D7" w:rsidP="00664D22">
      <w:pPr>
        <w:widowControl w:val="0"/>
        <w:spacing w:before="240" w:after="0" w:line="240" w:lineRule="auto"/>
        <w:ind w:firstLine="567"/>
        <w:rPr>
          <w:sz w:val="28"/>
          <w:szCs w:val="28"/>
        </w:rPr>
      </w:pPr>
      <w:r>
        <w:rPr>
          <w:sz w:val="28"/>
          <w:szCs w:val="28"/>
        </w:rPr>
        <w:t xml:space="preserve">3. </w:t>
      </w:r>
      <w:r w:rsidR="005F7FC6">
        <w:rPr>
          <w:sz w:val="28"/>
          <w:szCs w:val="28"/>
        </w:rPr>
        <w:t>Sở Giao dịch chứng khoán</w:t>
      </w:r>
      <w:r>
        <w:rPr>
          <w:sz w:val="28"/>
          <w:szCs w:val="28"/>
        </w:rPr>
        <w:t xml:space="preserve"> Hà Nội công bố các thông tin sau trên trang thông tin điện tử của mình:</w:t>
      </w:r>
    </w:p>
    <w:p w:rsidR="00501554" w:rsidRPr="003856F8" w:rsidRDefault="009054D7" w:rsidP="00664D22">
      <w:pPr>
        <w:widowControl w:val="0"/>
        <w:spacing w:before="240" w:after="0" w:line="240" w:lineRule="auto"/>
        <w:ind w:firstLine="567"/>
        <w:rPr>
          <w:rFonts w:eastAsia="Calibri"/>
          <w:sz w:val="28"/>
          <w:szCs w:val="28"/>
        </w:rPr>
      </w:pPr>
      <w:r>
        <w:rPr>
          <w:rFonts w:eastAsia="Calibri"/>
          <w:sz w:val="28"/>
          <w:szCs w:val="28"/>
        </w:rPr>
        <w:t>a) Vào cuối ngày giao dịch đối với thông tin kết quả giao dịch</w:t>
      </w:r>
      <w:r>
        <w:rPr>
          <w:rFonts w:eastAsia="Calibri"/>
          <w:sz w:val="28"/>
          <w:szCs w:val="28"/>
          <w:lang w:val="en-US"/>
        </w:rPr>
        <w:t xml:space="preserve"> trong ngày</w:t>
      </w:r>
      <w:r>
        <w:rPr>
          <w:rFonts w:eastAsia="Calibri"/>
          <w:sz w:val="28"/>
          <w:szCs w:val="28"/>
        </w:rPr>
        <w:t>;</w:t>
      </w:r>
    </w:p>
    <w:p w:rsidR="00501554" w:rsidRPr="003856F8" w:rsidRDefault="009054D7" w:rsidP="00664D22">
      <w:pPr>
        <w:widowControl w:val="0"/>
        <w:spacing w:before="240" w:after="0" w:line="240" w:lineRule="auto"/>
        <w:ind w:firstLine="567"/>
        <w:rPr>
          <w:rFonts w:eastAsia="Calibri"/>
          <w:spacing w:val="-4"/>
          <w:sz w:val="28"/>
          <w:szCs w:val="28"/>
        </w:rPr>
      </w:pPr>
      <w:r>
        <w:rPr>
          <w:rFonts w:eastAsia="Calibri"/>
          <w:spacing w:val="-4"/>
          <w:sz w:val="28"/>
          <w:szCs w:val="28"/>
        </w:rPr>
        <w:t xml:space="preserve">b) Trong vòng 72 </w:t>
      </w:r>
      <w:r>
        <w:rPr>
          <w:sz w:val="28"/>
          <w:szCs w:val="28"/>
        </w:rPr>
        <w:t xml:space="preserve">giờ kể từ khi </w:t>
      </w:r>
      <w:r>
        <w:rPr>
          <w:rFonts w:eastAsia="Calibri"/>
          <w:spacing w:val="-4"/>
          <w:sz w:val="28"/>
          <w:szCs w:val="28"/>
        </w:rPr>
        <w:t xml:space="preserve">tạm ngừng, khôi phục hoạt động </w:t>
      </w:r>
      <w:r>
        <w:rPr>
          <w:spacing w:val="-4"/>
          <w:sz w:val="28"/>
          <w:szCs w:val="28"/>
        </w:rPr>
        <w:t>cung cấp dịch vụ</w:t>
      </w:r>
      <w:r>
        <w:rPr>
          <w:rFonts w:eastAsia="Calibri"/>
          <w:spacing w:val="-4"/>
          <w:sz w:val="28"/>
          <w:szCs w:val="28"/>
        </w:rPr>
        <w:t xml:space="preserve"> giao dịch hạn ngạch phát thải khí nhà kính, tín chỉ các-bon của </w:t>
      </w:r>
      <w:r w:rsidR="005F7FC6">
        <w:rPr>
          <w:rFonts w:eastAsia="Calibri"/>
          <w:spacing w:val="-4"/>
          <w:sz w:val="28"/>
          <w:szCs w:val="28"/>
        </w:rPr>
        <w:t>Sở Giao dịch chứng khoán</w:t>
      </w:r>
      <w:r>
        <w:rPr>
          <w:rFonts w:eastAsia="Calibri"/>
          <w:spacing w:val="-4"/>
          <w:sz w:val="28"/>
          <w:szCs w:val="28"/>
        </w:rPr>
        <w:t xml:space="preserve"> Hà Nội.</w:t>
      </w:r>
    </w:p>
    <w:p w:rsidR="00501554" w:rsidRPr="003856F8" w:rsidRDefault="009054D7" w:rsidP="00664D22">
      <w:pPr>
        <w:widowControl w:val="0"/>
        <w:spacing w:before="240" w:after="0" w:line="240" w:lineRule="auto"/>
        <w:ind w:firstLine="567"/>
        <w:rPr>
          <w:sz w:val="28"/>
          <w:szCs w:val="28"/>
        </w:rPr>
      </w:pPr>
      <w:r>
        <w:rPr>
          <w:sz w:val="28"/>
          <w:szCs w:val="28"/>
        </w:rPr>
        <w:t>4. Các chủ thể tham gia giao dịch</w:t>
      </w:r>
      <w:r w:rsidR="00075591">
        <w:rPr>
          <w:sz w:val="28"/>
          <w:szCs w:val="28"/>
          <w:lang w:val="en-US"/>
        </w:rPr>
        <w:t xml:space="preserve"> có tài khoản trên </w:t>
      </w:r>
      <w:del w:id="37" w:author="Do Thanh Lam" w:date="2026-01-19T10:58:00Z">
        <w:r w:rsidR="00075591" w:rsidDel="00F949B8">
          <w:rPr>
            <w:sz w:val="28"/>
            <w:szCs w:val="28"/>
            <w:lang w:val="en-US"/>
          </w:rPr>
          <w:delText xml:space="preserve">hệ </w:delText>
        </w:r>
      </w:del>
      <w:ins w:id="38" w:author="Do Thanh Lam" w:date="2026-01-19T10:58:00Z">
        <w:r w:rsidR="00F949B8">
          <w:rPr>
            <w:sz w:val="28"/>
            <w:szCs w:val="28"/>
            <w:lang w:val="en-US"/>
          </w:rPr>
          <w:t>H</w:t>
        </w:r>
        <w:r w:rsidR="00F949B8">
          <w:rPr>
            <w:sz w:val="28"/>
            <w:szCs w:val="28"/>
            <w:lang w:val="en-US"/>
          </w:rPr>
          <w:t xml:space="preserve">ệ </w:t>
        </w:r>
      </w:ins>
      <w:r w:rsidR="00075591">
        <w:rPr>
          <w:sz w:val="28"/>
          <w:szCs w:val="28"/>
          <w:lang w:val="en-US"/>
        </w:rPr>
        <w:t xml:space="preserve">thống đăng ký </w:t>
      </w:r>
      <w:r w:rsidR="004C0FD5">
        <w:rPr>
          <w:sz w:val="28"/>
          <w:szCs w:val="28"/>
          <w:lang w:val="en-US"/>
        </w:rPr>
        <w:t xml:space="preserve">quốc </w:t>
      </w:r>
      <w:r w:rsidR="00075591">
        <w:rPr>
          <w:sz w:val="28"/>
          <w:szCs w:val="28"/>
          <w:lang w:val="en-US"/>
        </w:rPr>
        <w:t>gia</w:t>
      </w:r>
      <w:r>
        <w:rPr>
          <w:sz w:val="28"/>
          <w:szCs w:val="28"/>
        </w:rPr>
        <w:t xml:space="preserve"> công bố thông tin theo quy định của Bộ Nông nghiệp và Môi trường.</w:t>
      </w:r>
    </w:p>
    <w:p w:rsidR="00501554" w:rsidRPr="003856F8" w:rsidRDefault="009054D7" w:rsidP="00664D22">
      <w:pPr>
        <w:pStyle w:val="Heading1"/>
        <w:keepNext w:val="0"/>
        <w:keepLines w:val="0"/>
        <w:widowControl w:val="0"/>
        <w:spacing w:after="0" w:line="240" w:lineRule="auto"/>
        <w:ind w:firstLine="567"/>
        <w:jc w:val="both"/>
        <w:rPr>
          <w:b/>
          <w:sz w:val="28"/>
          <w:szCs w:val="28"/>
        </w:rPr>
      </w:pPr>
      <w:r>
        <w:rPr>
          <w:b/>
          <w:sz w:val="28"/>
          <w:szCs w:val="28"/>
        </w:rPr>
        <w:t>Điều 3</w:t>
      </w:r>
      <w:r>
        <w:rPr>
          <w:b/>
          <w:sz w:val="28"/>
          <w:szCs w:val="28"/>
          <w:lang w:val="en-US"/>
        </w:rPr>
        <w:t>3</w:t>
      </w:r>
      <w:r>
        <w:rPr>
          <w:b/>
          <w:sz w:val="28"/>
          <w:szCs w:val="28"/>
        </w:rPr>
        <w:t>. Trách nhiệm quản lý trên sàn giao dịch các-bon</w:t>
      </w:r>
      <w:r w:rsidR="00BC781C">
        <w:rPr>
          <w:b/>
          <w:sz w:val="28"/>
          <w:szCs w:val="28"/>
        </w:rPr>
        <w:t xml:space="preserve"> trong nước</w:t>
      </w:r>
    </w:p>
    <w:p w:rsidR="00501554" w:rsidRPr="003856F8" w:rsidRDefault="009054D7" w:rsidP="00664D22">
      <w:pPr>
        <w:widowControl w:val="0"/>
        <w:spacing w:before="240" w:after="0" w:line="240" w:lineRule="auto"/>
        <w:ind w:firstLine="567"/>
        <w:rPr>
          <w:sz w:val="28"/>
          <w:szCs w:val="28"/>
        </w:rPr>
      </w:pPr>
      <w:bookmarkStart w:id="39" w:name="_Hlk193144311"/>
      <w:r>
        <w:rPr>
          <w:sz w:val="28"/>
          <w:szCs w:val="28"/>
        </w:rPr>
        <w:t>1. Bộ Nông nghiệp và Môi trường:</w:t>
      </w:r>
    </w:p>
    <w:p w:rsidR="00501554" w:rsidRPr="003856F8" w:rsidRDefault="009054D7" w:rsidP="00664D22">
      <w:pPr>
        <w:widowControl w:val="0"/>
        <w:spacing w:before="240" w:after="0" w:line="240" w:lineRule="auto"/>
        <w:ind w:firstLine="567"/>
        <w:rPr>
          <w:sz w:val="28"/>
          <w:szCs w:val="28"/>
        </w:rPr>
      </w:pPr>
      <w:r>
        <w:rPr>
          <w:sz w:val="28"/>
          <w:szCs w:val="28"/>
          <w:lang w:val="en-US"/>
        </w:rPr>
        <w:t>a</w:t>
      </w:r>
      <w:r>
        <w:rPr>
          <w:sz w:val="28"/>
          <w:szCs w:val="28"/>
        </w:rPr>
        <w:t xml:space="preserve">) Chịu trách nhiệm đối với các hàng hóa được đưa vào giao dịch trên hệ thống giao dịch các-bon theo quy định pháp luật và tính đầy đủ, chính xác, kịp thời của các thông tin, dữ liệu cung cấp cho </w:t>
      </w:r>
      <w:r w:rsidR="005F7FC6">
        <w:rPr>
          <w:sz w:val="28"/>
          <w:szCs w:val="28"/>
        </w:rPr>
        <w:t>Tổng công ty lưu ký và bù trừ chứng khoán Việt Nam</w:t>
      </w:r>
      <w:r>
        <w:rPr>
          <w:sz w:val="28"/>
          <w:szCs w:val="28"/>
        </w:rPr>
        <w:t xml:space="preserve"> và </w:t>
      </w:r>
      <w:r w:rsidR="005F7FC6">
        <w:rPr>
          <w:sz w:val="28"/>
          <w:szCs w:val="28"/>
        </w:rPr>
        <w:t>Sở Giao dịch chứng khoán</w:t>
      </w:r>
      <w:r>
        <w:rPr>
          <w:sz w:val="28"/>
          <w:szCs w:val="28"/>
        </w:rPr>
        <w:t xml:space="preserve"> Hà Nội;</w:t>
      </w:r>
    </w:p>
    <w:p w:rsidR="00501554" w:rsidRPr="003856F8" w:rsidRDefault="009054D7" w:rsidP="0041376D">
      <w:pPr>
        <w:widowControl w:val="0"/>
        <w:spacing w:before="200" w:after="0" w:line="240" w:lineRule="auto"/>
        <w:ind w:firstLine="567"/>
        <w:rPr>
          <w:sz w:val="28"/>
          <w:szCs w:val="28"/>
        </w:rPr>
      </w:pPr>
      <w:r>
        <w:rPr>
          <w:sz w:val="28"/>
          <w:szCs w:val="28"/>
          <w:lang w:val="en-US"/>
        </w:rPr>
        <w:t>b</w:t>
      </w:r>
      <w:r>
        <w:rPr>
          <w:sz w:val="28"/>
          <w:szCs w:val="28"/>
        </w:rPr>
        <w:t xml:space="preserve">) </w:t>
      </w:r>
      <w:bookmarkStart w:id="40" w:name="_Hlk211283768"/>
      <w:r>
        <w:rPr>
          <w:sz w:val="28"/>
          <w:szCs w:val="28"/>
        </w:rPr>
        <w:t xml:space="preserve">Chủ trì, phối hợp </w:t>
      </w:r>
      <w:r w:rsidR="00075591">
        <w:rPr>
          <w:sz w:val="28"/>
          <w:szCs w:val="28"/>
          <w:lang w:val="en-US"/>
        </w:rPr>
        <w:t xml:space="preserve">với </w:t>
      </w:r>
      <w:r w:rsidR="005F7FC6">
        <w:rPr>
          <w:sz w:val="28"/>
          <w:szCs w:val="28"/>
        </w:rPr>
        <w:t>Tổng công ty lưu ký và bù trừ chứng khoán Việt Nam</w:t>
      </w:r>
      <w:r>
        <w:rPr>
          <w:sz w:val="28"/>
          <w:szCs w:val="28"/>
        </w:rPr>
        <w:t xml:space="preserve">, </w:t>
      </w:r>
      <w:r w:rsidR="005F7FC6">
        <w:rPr>
          <w:sz w:val="28"/>
          <w:szCs w:val="28"/>
        </w:rPr>
        <w:t>Sở Giao dịch chứng khoán</w:t>
      </w:r>
      <w:r>
        <w:rPr>
          <w:sz w:val="28"/>
          <w:szCs w:val="28"/>
        </w:rPr>
        <w:t xml:space="preserve"> Việt Nam và </w:t>
      </w:r>
      <w:r w:rsidR="005F7FC6">
        <w:rPr>
          <w:sz w:val="28"/>
          <w:szCs w:val="28"/>
        </w:rPr>
        <w:t>Sở Giao dịch chứng khoán</w:t>
      </w:r>
      <w:r>
        <w:rPr>
          <w:sz w:val="28"/>
          <w:szCs w:val="28"/>
        </w:rPr>
        <w:t xml:space="preserve"> Hà Nội </w:t>
      </w:r>
      <w:r w:rsidR="00075591">
        <w:rPr>
          <w:sz w:val="28"/>
          <w:szCs w:val="28"/>
          <w:lang w:val="en-US"/>
        </w:rPr>
        <w:t>ký kết biên bản phối hợp giữa các bên để</w:t>
      </w:r>
      <w:r w:rsidR="00075591" w:rsidRPr="00BA0730">
        <w:rPr>
          <w:sz w:val="28"/>
          <w:szCs w:val="28"/>
        </w:rPr>
        <w:t xml:space="preserve"> </w:t>
      </w:r>
      <w:r>
        <w:rPr>
          <w:sz w:val="28"/>
          <w:szCs w:val="28"/>
        </w:rPr>
        <w:t xml:space="preserve">tổ chức vận hành sàn giao dịch các-bon </w:t>
      </w:r>
      <w:r w:rsidR="00BC781C">
        <w:rPr>
          <w:sz w:val="28"/>
          <w:szCs w:val="28"/>
        </w:rPr>
        <w:t xml:space="preserve">trong nước </w:t>
      </w:r>
      <w:r>
        <w:rPr>
          <w:sz w:val="28"/>
          <w:szCs w:val="28"/>
        </w:rPr>
        <w:t>theo quy định tại Nghị định này</w:t>
      </w:r>
      <w:bookmarkEnd w:id="40"/>
      <w:r>
        <w:rPr>
          <w:sz w:val="28"/>
          <w:szCs w:val="28"/>
        </w:rPr>
        <w:t>, đảm bảo tính tương thích, thống nhất về việc chuyển giao dữ liệu, tính hiệu quả trong quy trình thực hiện, bảo đảm an ninh, an toàn, bảo mật;</w:t>
      </w:r>
    </w:p>
    <w:p w:rsidR="0040356F" w:rsidRDefault="009054D7" w:rsidP="0041376D">
      <w:pPr>
        <w:widowControl w:val="0"/>
        <w:spacing w:before="200" w:after="0" w:line="240" w:lineRule="auto"/>
        <w:ind w:firstLine="567"/>
        <w:rPr>
          <w:sz w:val="28"/>
          <w:szCs w:val="28"/>
          <w:lang w:val="en-US"/>
        </w:rPr>
      </w:pPr>
      <w:r>
        <w:rPr>
          <w:sz w:val="28"/>
          <w:szCs w:val="28"/>
          <w:lang w:val="en-US"/>
        </w:rPr>
        <w:t xml:space="preserve">c) </w:t>
      </w:r>
      <w:r w:rsidR="0074133F" w:rsidRPr="0074133F">
        <w:rPr>
          <w:sz w:val="28"/>
          <w:szCs w:val="28"/>
          <w:lang w:val="en-US"/>
        </w:rPr>
        <w:t xml:space="preserve">Chủ trì, phối hợp với các </w:t>
      </w:r>
      <w:r w:rsidR="00E47732">
        <w:rPr>
          <w:sz w:val="28"/>
          <w:szCs w:val="28"/>
          <w:lang w:val="en-US"/>
        </w:rPr>
        <w:t>b</w:t>
      </w:r>
      <w:r w:rsidR="0074133F" w:rsidRPr="0074133F">
        <w:rPr>
          <w:sz w:val="28"/>
          <w:szCs w:val="28"/>
          <w:lang w:val="en-US"/>
        </w:rPr>
        <w:t>ộ, cơ quan, đơn vị có liên quan thực hiện việc giải quyết kiến nghị, khiếu nại, tố cáo</w:t>
      </w:r>
      <w:r>
        <w:rPr>
          <w:sz w:val="28"/>
          <w:szCs w:val="28"/>
          <w:lang w:val="en-US"/>
        </w:rPr>
        <w:t xml:space="preserve"> liên quan đến h</w:t>
      </w:r>
      <w:r w:rsidR="0074133F" w:rsidRPr="0074133F">
        <w:rPr>
          <w:sz w:val="28"/>
          <w:szCs w:val="28"/>
          <w:lang w:val="en-US"/>
        </w:rPr>
        <w:t xml:space="preserve">ạn ngạch phát thải khí nhà kính, tín chỉ các-bon được </w:t>
      </w:r>
      <w:r>
        <w:rPr>
          <w:sz w:val="28"/>
          <w:szCs w:val="28"/>
          <w:lang w:val="en-US"/>
        </w:rPr>
        <w:t xml:space="preserve">đưa vào </w:t>
      </w:r>
      <w:r w:rsidR="0074133F" w:rsidRPr="0074133F">
        <w:rPr>
          <w:sz w:val="28"/>
          <w:szCs w:val="28"/>
          <w:lang w:val="en-US"/>
        </w:rPr>
        <w:t>giao dịch trên hệ thống giao dịch các-bon</w:t>
      </w:r>
      <w:r>
        <w:rPr>
          <w:sz w:val="28"/>
          <w:szCs w:val="28"/>
          <w:lang w:val="en-US"/>
        </w:rPr>
        <w:t>, chủ thể tham gia giao dịch trên sàn giao dịch các-bon</w:t>
      </w:r>
      <w:r w:rsidR="0071347C" w:rsidRPr="0071347C">
        <w:rPr>
          <w:sz w:val="28"/>
          <w:szCs w:val="28"/>
        </w:rPr>
        <w:t xml:space="preserve"> </w:t>
      </w:r>
      <w:r w:rsidR="0071347C" w:rsidRPr="003856F8">
        <w:rPr>
          <w:sz w:val="28"/>
          <w:szCs w:val="28"/>
        </w:rPr>
        <w:t>trong nước</w:t>
      </w:r>
      <w:r w:rsidR="003D7446">
        <w:rPr>
          <w:sz w:val="28"/>
          <w:szCs w:val="28"/>
          <w:lang w:val="en-US"/>
        </w:rPr>
        <w:t xml:space="preserve"> theo quy định pháp luật;</w:t>
      </w:r>
    </w:p>
    <w:p w:rsidR="003D7446" w:rsidRPr="003D7446" w:rsidRDefault="003D7446" w:rsidP="0041376D">
      <w:pPr>
        <w:widowControl w:val="0"/>
        <w:spacing w:before="200" w:after="0" w:line="240" w:lineRule="auto"/>
        <w:ind w:firstLine="567"/>
        <w:rPr>
          <w:sz w:val="28"/>
          <w:szCs w:val="28"/>
          <w:lang w:val="en-US"/>
        </w:rPr>
      </w:pPr>
      <w:r>
        <w:rPr>
          <w:sz w:val="28"/>
          <w:szCs w:val="28"/>
          <w:lang w:val="en-US"/>
        </w:rPr>
        <w:t>d) Chủ trì thực hiện việc xử lý vi phạm hành chính liên quan đến h</w:t>
      </w:r>
      <w:r w:rsidRPr="0074133F">
        <w:rPr>
          <w:sz w:val="28"/>
          <w:szCs w:val="28"/>
          <w:lang w:val="en-US"/>
        </w:rPr>
        <w:t xml:space="preserve">ạn </w:t>
      </w:r>
      <w:r w:rsidRPr="0074133F">
        <w:rPr>
          <w:sz w:val="28"/>
          <w:szCs w:val="28"/>
          <w:lang w:val="en-US"/>
        </w:rPr>
        <w:lastRenderedPageBreak/>
        <w:t xml:space="preserve">ngạch phát thải khí nhà kính, tín chỉ các-bon được </w:t>
      </w:r>
      <w:r>
        <w:rPr>
          <w:sz w:val="28"/>
          <w:szCs w:val="28"/>
          <w:lang w:val="en-US"/>
        </w:rPr>
        <w:t xml:space="preserve">đưa vào </w:t>
      </w:r>
      <w:r w:rsidRPr="0074133F">
        <w:rPr>
          <w:sz w:val="28"/>
          <w:szCs w:val="28"/>
          <w:lang w:val="en-US"/>
        </w:rPr>
        <w:t>giao dịch trên hệ thống giao dịch các-bon</w:t>
      </w:r>
      <w:r>
        <w:rPr>
          <w:sz w:val="28"/>
          <w:szCs w:val="28"/>
          <w:lang w:val="en-US"/>
        </w:rPr>
        <w:t>, chủ thể tham gia giao dịch trên sàn giao dịch các-bon</w:t>
      </w:r>
      <w:r w:rsidRPr="0071347C">
        <w:rPr>
          <w:sz w:val="28"/>
          <w:szCs w:val="28"/>
        </w:rPr>
        <w:t xml:space="preserve"> </w:t>
      </w:r>
      <w:r w:rsidRPr="003856F8">
        <w:rPr>
          <w:sz w:val="28"/>
          <w:szCs w:val="28"/>
        </w:rPr>
        <w:t>trong nước</w:t>
      </w:r>
      <w:r>
        <w:rPr>
          <w:sz w:val="28"/>
          <w:szCs w:val="28"/>
          <w:lang w:val="en-US"/>
        </w:rPr>
        <w:t xml:space="preserve"> theo quy định pháp luật về </w:t>
      </w:r>
      <w:r w:rsidRPr="003D7446">
        <w:rPr>
          <w:color w:val="000000"/>
          <w:sz w:val="28"/>
          <w:szCs w:val="28"/>
          <w:lang w:val="en-US"/>
        </w:rPr>
        <w:t>xử phạt vi phạm hành chính trong lĩnh vực bảo vệ môi trường</w:t>
      </w:r>
      <w:r>
        <w:rPr>
          <w:color w:val="000000"/>
          <w:sz w:val="28"/>
          <w:szCs w:val="28"/>
          <w:lang w:val="en-US"/>
        </w:rPr>
        <w:t>;</w:t>
      </w:r>
    </w:p>
    <w:p w:rsidR="0040356F" w:rsidRPr="003856F8" w:rsidRDefault="003D7446" w:rsidP="0041376D">
      <w:pPr>
        <w:widowControl w:val="0"/>
        <w:spacing w:before="200" w:after="0" w:line="240" w:lineRule="auto"/>
        <w:ind w:firstLine="567"/>
        <w:rPr>
          <w:sz w:val="28"/>
          <w:szCs w:val="28"/>
          <w:lang w:val="en-US"/>
        </w:rPr>
      </w:pPr>
      <w:r>
        <w:rPr>
          <w:sz w:val="28"/>
          <w:szCs w:val="28"/>
          <w:lang w:val="en-US"/>
        </w:rPr>
        <w:t>đ</w:t>
      </w:r>
      <w:r w:rsidR="009054D7">
        <w:rPr>
          <w:sz w:val="28"/>
          <w:szCs w:val="28"/>
          <w:lang w:val="en-US"/>
        </w:rPr>
        <w:t>) Phối hợp với Ủy ban Chứng khoán Nhà nước trong việc kiểm tra đối với hoạt động</w:t>
      </w:r>
      <w:r w:rsidR="009054D7">
        <w:rPr>
          <w:sz w:val="28"/>
          <w:szCs w:val="28"/>
        </w:rPr>
        <w:t xml:space="preserve"> giao dịch trên sàn giao dịch các-bon</w:t>
      </w:r>
      <w:r w:rsidR="009054D7">
        <w:rPr>
          <w:sz w:val="28"/>
          <w:szCs w:val="28"/>
          <w:lang w:val="en-US"/>
        </w:rPr>
        <w:t xml:space="preserve"> </w:t>
      </w:r>
      <w:r w:rsidR="00BC781C">
        <w:rPr>
          <w:sz w:val="28"/>
          <w:szCs w:val="28"/>
          <w:lang w:val="en-US"/>
        </w:rPr>
        <w:t>trong</w:t>
      </w:r>
      <w:r w:rsidR="00BC781C">
        <w:rPr>
          <w:sz w:val="28"/>
          <w:szCs w:val="28"/>
        </w:rPr>
        <w:t xml:space="preserve"> nước </w:t>
      </w:r>
      <w:r w:rsidR="009054D7">
        <w:rPr>
          <w:sz w:val="28"/>
          <w:szCs w:val="28"/>
          <w:lang w:val="en-US"/>
        </w:rPr>
        <w:t>và k</w:t>
      </w:r>
      <w:r w:rsidR="009054D7">
        <w:rPr>
          <w:sz w:val="28"/>
          <w:szCs w:val="28"/>
        </w:rPr>
        <w:t>iểm tra</w:t>
      </w:r>
      <w:r w:rsidR="009054D7">
        <w:rPr>
          <w:sz w:val="28"/>
          <w:szCs w:val="28"/>
          <w:lang w:val="en-US"/>
        </w:rPr>
        <w:t>, giám sát đối với</w:t>
      </w:r>
      <w:r w:rsidR="009054D7">
        <w:rPr>
          <w:sz w:val="28"/>
          <w:szCs w:val="28"/>
        </w:rPr>
        <w:t xml:space="preserve"> </w:t>
      </w:r>
      <w:r w:rsidR="005F7FC6">
        <w:rPr>
          <w:sz w:val="28"/>
          <w:szCs w:val="28"/>
        </w:rPr>
        <w:t>Tổng công ty lưu ký và bù trừ chứng khoán Việt Nam</w:t>
      </w:r>
      <w:r w:rsidR="009054D7">
        <w:rPr>
          <w:sz w:val="28"/>
          <w:szCs w:val="28"/>
        </w:rPr>
        <w:t xml:space="preserve">, </w:t>
      </w:r>
      <w:r w:rsidR="005F7FC6">
        <w:rPr>
          <w:sz w:val="28"/>
          <w:szCs w:val="28"/>
        </w:rPr>
        <w:t>Sở Giao dịch chứng khoán</w:t>
      </w:r>
      <w:r w:rsidR="009054D7">
        <w:rPr>
          <w:sz w:val="28"/>
          <w:szCs w:val="28"/>
        </w:rPr>
        <w:t xml:space="preserve"> Việt Nam, </w:t>
      </w:r>
      <w:r w:rsidR="005F7FC6">
        <w:rPr>
          <w:sz w:val="28"/>
          <w:szCs w:val="28"/>
        </w:rPr>
        <w:t>Sở Giao dịch chứng khoán</w:t>
      </w:r>
      <w:r w:rsidR="009054D7">
        <w:rPr>
          <w:sz w:val="28"/>
          <w:szCs w:val="28"/>
        </w:rPr>
        <w:t xml:space="preserve"> Hà Nội</w:t>
      </w:r>
      <w:r w:rsidR="009054D7">
        <w:rPr>
          <w:sz w:val="28"/>
          <w:szCs w:val="28"/>
          <w:lang w:val="en-US"/>
        </w:rPr>
        <w:t xml:space="preserve">, </w:t>
      </w:r>
      <w:r w:rsidR="009054D7">
        <w:rPr>
          <w:sz w:val="28"/>
          <w:szCs w:val="28"/>
        </w:rPr>
        <w:t>các công ty chứng khoán cung cấp dịch vụ hỗ trợ giao dịch trong việc thực hiện các quyền và nghĩa vụ theo quy định tại Nghị định này</w:t>
      </w:r>
      <w:r w:rsidR="009054D7">
        <w:rPr>
          <w:sz w:val="28"/>
          <w:szCs w:val="28"/>
          <w:lang w:val="en-US"/>
        </w:rPr>
        <w:t>;</w:t>
      </w:r>
    </w:p>
    <w:p w:rsidR="00E145EF" w:rsidRPr="003856F8" w:rsidRDefault="003D7446" w:rsidP="0041376D">
      <w:pPr>
        <w:widowControl w:val="0"/>
        <w:spacing w:before="200" w:after="0" w:line="240" w:lineRule="auto"/>
        <w:ind w:firstLine="567"/>
        <w:rPr>
          <w:sz w:val="28"/>
          <w:szCs w:val="28"/>
          <w:lang w:val="en-US"/>
        </w:rPr>
      </w:pPr>
      <w:r>
        <w:rPr>
          <w:sz w:val="28"/>
          <w:szCs w:val="28"/>
          <w:lang w:val="en-US"/>
        </w:rPr>
        <w:t>e</w:t>
      </w:r>
      <w:r w:rsidR="009054D7">
        <w:rPr>
          <w:sz w:val="28"/>
          <w:szCs w:val="28"/>
          <w:lang w:val="en-US"/>
        </w:rPr>
        <w:t xml:space="preserve">) </w:t>
      </w:r>
      <w:r w:rsidR="009054D7">
        <w:rPr>
          <w:color w:val="000000" w:themeColor="text1"/>
          <w:sz w:val="28"/>
          <w:szCs w:val="28"/>
        </w:rPr>
        <w:t xml:space="preserve">Cho ý kiến đối với các quy chế hoạt động nghiệp vụ của </w:t>
      </w:r>
      <w:r w:rsidR="005F7FC6">
        <w:rPr>
          <w:color w:val="000000" w:themeColor="text1"/>
          <w:sz w:val="28"/>
          <w:szCs w:val="28"/>
        </w:rPr>
        <w:t>Tổng công ty lưu ký và bù trừ chứng khoán Việt Nam</w:t>
      </w:r>
      <w:r w:rsidR="009054D7">
        <w:rPr>
          <w:color w:val="000000" w:themeColor="text1"/>
          <w:sz w:val="28"/>
          <w:szCs w:val="28"/>
          <w:lang w:val="en-US"/>
        </w:rPr>
        <w:t>.</w:t>
      </w:r>
    </w:p>
    <w:p w:rsidR="00913EBF" w:rsidRPr="003856F8" w:rsidRDefault="009054D7" w:rsidP="0041376D">
      <w:pPr>
        <w:widowControl w:val="0"/>
        <w:spacing w:before="200" w:after="0" w:line="240" w:lineRule="auto"/>
        <w:ind w:firstLine="567"/>
        <w:rPr>
          <w:sz w:val="28"/>
          <w:szCs w:val="28"/>
          <w:lang w:val="en-US"/>
        </w:rPr>
      </w:pPr>
      <w:r>
        <w:rPr>
          <w:sz w:val="28"/>
          <w:szCs w:val="28"/>
          <w:lang w:val="en-US"/>
        </w:rPr>
        <w:t>2. Bộ Tài chính:</w:t>
      </w:r>
    </w:p>
    <w:p w:rsidR="00913EBF" w:rsidRPr="003856F8" w:rsidRDefault="009054D7" w:rsidP="0041376D">
      <w:pPr>
        <w:widowControl w:val="0"/>
        <w:spacing w:before="200" w:after="0" w:line="240" w:lineRule="auto"/>
        <w:ind w:firstLine="567"/>
        <w:rPr>
          <w:sz w:val="28"/>
          <w:szCs w:val="28"/>
          <w:lang w:val="en-US"/>
        </w:rPr>
      </w:pPr>
      <w:r>
        <w:rPr>
          <w:sz w:val="28"/>
          <w:szCs w:val="28"/>
        </w:rPr>
        <w:t xml:space="preserve">Bộ trưởng Bộ Tài chính </w:t>
      </w:r>
      <w:r>
        <w:rPr>
          <w:sz w:val="28"/>
          <w:szCs w:val="28"/>
          <w:lang w:val="en-US"/>
        </w:rPr>
        <w:t>hướng dẫn</w:t>
      </w:r>
      <w:r>
        <w:rPr>
          <w:sz w:val="28"/>
          <w:szCs w:val="28"/>
        </w:rPr>
        <w:t xml:space="preserve"> giám sát giao dịch hạn ngạch phát thải khí nhà kính, tín chỉ các-bon</w:t>
      </w:r>
      <w:r>
        <w:rPr>
          <w:sz w:val="28"/>
          <w:szCs w:val="28"/>
          <w:lang w:val="en-US"/>
        </w:rPr>
        <w:t xml:space="preserve"> trên sàn giao dịch các-bon</w:t>
      </w:r>
      <w:r w:rsidR="0071347C" w:rsidRPr="0071347C">
        <w:rPr>
          <w:sz w:val="28"/>
          <w:szCs w:val="28"/>
        </w:rPr>
        <w:t xml:space="preserve"> </w:t>
      </w:r>
      <w:r w:rsidR="0071347C" w:rsidRPr="003856F8">
        <w:rPr>
          <w:sz w:val="28"/>
          <w:szCs w:val="28"/>
        </w:rPr>
        <w:t>trong nước</w:t>
      </w:r>
      <w:r>
        <w:rPr>
          <w:sz w:val="28"/>
          <w:szCs w:val="28"/>
          <w:lang w:val="en-US"/>
        </w:rPr>
        <w:t>.</w:t>
      </w:r>
    </w:p>
    <w:p w:rsidR="00501554" w:rsidRPr="003856F8" w:rsidRDefault="009054D7" w:rsidP="0041376D">
      <w:pPr>
        <w:widowControl w:val="0"/>
        <w:spacing w:before="200" w:after="0" w:line="240" w:lineRule="auto"/>
        <w:ind w:firstLine="567"/>
        <w:rPr>
          <w:sz w:val="28"/>
          <w:szCs w:val="28"/>
          <w:lang w:val="en-US"/>
        </w:rPr>
      </w:pPr>
      <w:r>
        <w:rPr>
          <w:sz w:val="28"/>
          <w:szCs w:val="28"/>
          <w:lang w:val="en-US"/>
        </w:rPr>
        <w:t>3</w:t>
      </w:r>
      <w:r>
        <w:rPr>
          <w:sz w:val="28"/>
          <w:szCs w:val="28"/>
        </w:rPr>
        <w:t>. Ủy ban Chứng khoán Nhà nước</w:t>
      </w:r>
      <w:r>
        <w:rPr>
          <w:sz w:val="28"/>
          <w:szCs w:val="28"/>
          <w:lang w:val="en-US"/>
        </w:rPr>
        <w:t>:</w:t>
      </w:r>
    </w:p>
    <w:p w:rsidR="00617215" w:rsidRPr="003856F8" w:rsidRDefault="009054D7" w:rsidP="0041376D">
      <w:pPr>
        <w:widowControl w:val="0"/>
        <w:spacing w:before="200" w:after="0" w:line="240" w:lineRule="auto"/>
        <w:ind w:firstLine="567"/>
        <w:rPr>
          <w:sz w:val="28"/>
          <w:szCs w:val="28"/>
          <w:lang w:val="en-US"/>
        </w:rPr>
      </w:pPr>
      <w:r>
        <w:rPr>
          <w:sz w:val="28"/>
          <w:szCs w:val="28"/>
        </w:rPr>
        <w:t xml:space="preserve">a) </w:t>
      </w:r>
      <w:r w:rsidR="0074133F" w:rsidRPr="0074133F">
        <w:rPr>
          <w:color w:val="000000"/>
          <w:sz w:val="28"/>
          <w:szCs w:val="28"/>
        </w:rPr>
        <w:t xml:space="preserve">Trên cơ sở báo cáo kết quả giám sát của </w:t>
      </w:r>
      <w:r w:rsidR="005F7FC6">
        <w:rPr>
          <w:color w:val="000000"/>
          <w:sz w:val="28"/>
          <w:szCs w:val="28"/>
        </w:rPr>
        <w:t>Sở Giao dịch chứng khoán</w:t>
      </w:r>
      <w:r w:rsidR="0074133F" w:rsidRPr="0074133F">
        <w:rPr>
          <w:color w:val="000000"/>
          <w:sz w:val="28"/>
          <w:szCs w:val="28"/>
        </w:rPr>
        <w:t xml:space="preserve"> Việt Nam, </w:t>
      </w:r>
      <w:r w:rsidR="005F7FC6">
        <w:rPr>
          <w:color w:val="000000"/>
          <w:sz w:val="28"/>
          <w:szCs w:val="28"/>
        </w:rPr>
        <w:t>Sở Giao dịch chứng khoán</w:t>
      </w:r>
      <w:r w:rsidR="0074133F" w:rsidRPr="0074133F">
        <w:rPr>
          <w:color w:val="000000"/>
          <w:sz w:val="28"/>
          <w:szCs w:val="28"/>
        </w:rPr>
        <w:t xml:space="preserve"> Hà Nội </w:t>
      </w:r>
      <w:r w:rsidR="0074133F" w:rsidRPr="0074133F">
        <w:rPr>
          <w:color w:val="000000"/>
          <w:sz w:val="28"/>
          <w:szCs w:val="28"/>
          <w:lang w:val="en-US"/>
        </w:rPr>
        <w:t xml:space="preserve">về </w:t>
      </w:r>
      <w:r w:rsidR="0074133F" w:rsidRPr="0074133F">
        <w:rPr>
          <w:color w:val="000000"/>
          <w:sz w:val="28"/>
          <w:szCs w:val="28"/>
        </w:rPr>
        <w:t xml:space="preserve">các giao dịch có dấu hiệu vi phạm pháp luật, Ủy ban Chứng khoán Nhà nước </w:t>
      </w:r>
      <w:r w:rsidR="0074133F" w:rsidRPr="0074133F">
        <w:rPr>
          <w:color w:val="000000"/>
          <w:sz w:val="28"/>
          <w:szCs w:val="28"/>
          <w:lang w:val="en-US"/>
        </w:rPr>
        <w:t xml:space="preserve">chủ trì, phối hợp với các cơ quan có liên quan </w:t>
      </w:r>
      <w:r w:rsidR="0074133F" w:rsidRPr="0074133F">
        <w:rPr>
          <w:color w:val="000000"/>
          <w:sz w:val="28"/>
          <w:szCs w:val="28"/>
        </w:rPr>
        <w:t>thực hiện kiểm tra đối với hoạt động giao dịch trên sàn giao dịch các-bon</w:t>
      </w:r>
      <w:r w:rsidR="0071347C" w:rsidRPr="0071347C">
        <w:rPr>
          <w:sz w:val="28"/>
          <w:szCs w:val="28"/>
        </w:rPr>
        <w:t xml:space="preserve"> </w:t>
      </w:r>
      <w:r w:rsidR="0071347C" w:rsidRPr="003856F8">
        <w:rPr>
          <w:sz w:val="28"/>
          <w:szCs w:val="28"/>
        </w:rPr>
        <w:t>trong nước</w:t>
      </w:r>
      <w:r w:rsidR="003D7446">
        <w:rPr>
          <w:color w:val="000000"/>
          <w:sz w:val="28"/>
          <w:szCs w:val="28"/>
          <w:lang w:val="en-US"/>
        </w:rPr>
        <w:t>;</w:t>
      </w:r>
    </w:p>
    <w:p w:rsidR="007737AB" w:rsidRPr="00A40D8A" w:rsidRDefault="009054D7" w:rsidP="0041376D">
      <w:pPr>
        <w:widowControl w:val="0"/>
        <w:spacing w:before="200" w:after="0" w:line="240" w:lineRule="auto"/>
        <w:ind w:firstLine="567"/>
        <w:rPr>
          <w:color w:val="000000" w:themeColor="text1"/>
          <w:spacing w:val="-4"/>
          <w:sz w:val="28"/>
          <w:szCs w:val="28"/>
          <w:lang w:val="en-US"/>
        </w:rPr>
      </w:pPr>
      <w:r w:rsidRPr="00A40D8A">
        <w:rPr>
          <w:spacing w:val="-4"/>
          <w:sz w:val="28"/>
          <w:szCs w:val="28"/>
          <w:lang w:val="en-US"/>
        </w:rPr>
        <w:t xml:space="preserve">b) </w:t>
      </w:r>
      <w:r w:rsidRPr="00A40D8A">
        <w:rPr>
          <w:color w:val="000000" w:themeColor="text1"/>
          <w:spacing w:val="-4"/>
          <w:sz w:val="28"/>
          <w:szCs w:val="28"/>
        </w:rPr>
        <w:t xml:space="preserve">Trên cơ sở báo cáo kết quả giám sát của </w:t>
      </w:r>
      <w:r w:rsidR="005F7FC6" w:rsidRPr="00A40D8A">
        <w:rPr>
          <w:color w:val="000000" w:themeColor="text1"/>
          <w:spacing w:val="-4"/>
          <w:sz w:val="28"/>
          <w:szCs w:val="28"/>
        </w:rPr>
        <w:t>Tổng công ty lưu ký và bù trừ chứng khoán Việt Nam</w:t>
      </w:r>
      <w:r w:rsidRPr="00A40D8A">
        <w:rPr>
          <w:color w:val="000000" w:themeColor="text1"/>
          <w:spacing w:val="-4"/>
          <w:sz w:val="28"/>
          <w:szCs w:val="28"/>
        </w:rPr>
        <w:t xml:space="preserve">, </w:t>
      </w:r>
      <w:r w:rsidR="005F7FC6" w:rsidRPr="00A40D8A">
        <w:rPr>
          <w:color w:val="000000" w:themeColor="text1"/>
          <w:spacing w:val="-4"/>
          <w:sz w:val="28"/>
          <w:szCs w:val="28"/>
        </w:rPr>
        <w:t>Sở Giao dịch chứng khoán</w:t>
      </w:r>
      <w:r w:rsidRPr="00A40D8A">
        <w:rPr>
          <w:color w:val="000000" w:themeColor="text1"/>
          <w:spacing w:val="-4"/>
          <w:sz w:val="28"/>
          <w:szCs w:val="28"/>
        </w:rPr>
        <w:t xml:space="preserve"> Việt N</w:t>
      </w:r>
      <w:r w:rsidRPr="00A40D8A">
        <w:rPr>
          <w:color w:val="000000" w:themeColor="text1"/>
          <w:spacing w:val="-4"/>
          <w:sz w:val="28"/>
          <w:szCs w:val="28"/>
          <w:lang w:val="en-US"/>
        </w:rPr>
        <w:t>a</w:t>
      </w:r>
      <w:r w:rsidRPr="00A40D8A">
        <w:rPr>
          <w:color w:val="000000" w:themeColor="text1"/>
          <w:spacing w:val="-4"/>
          <w:sz w:val="28"/>
          <w:szCs w:val="28"/>
        </w:rPr>
        <w:t>m về dấu hiệu vi phạm pháp luật</w:t>
      </w:r>
      <w:r w:rsidR="00E71484" w:rsidRPr="00A40D8A">
        <w:rPr>
          <w:color w:val="000000" w:themeColor="text1"/>
          <w:spacing w:val="-4"/>
          <w:sz w:val="28"/>
          <w:szCs w:val="28"/>
          <w:lang w:val="en-US"/>
        </w:rPr>
        <w:t xml:space="preserve"> </w:t>
      </w:r>
      <w:r w:rsidR="0074133F" w:rsidRPr="00A40D8A">
        <w:rPr>
          <w:color w:val="000000" w:themeColor="text1"/>
          <w:spacing w:val="-4"/>
          <w:sz w:val="28"/>
          <w:szCs w:val="28"/>
          <w:lang w:val="en-US"/>
        </w:rPr>
        <w:t>liên quan đến</w:t>
      </w:r>
      <w:r w:rsidR="006F0FCA" w:rsidRPr="00A40D8A">
        <w:rPr>
          <w:color w:val="000000" w:themeColor="text1"/>
          <w:spacing w:val="-4"/>
          <w:sz w:val="28"/>
          <w:szCs w:val="28"/>
          <w:lang w:val="en-US"/>
        </w:rPr>
        <w:t xml:space="preserve"> sàn giao dịch các-bon</w:t>
      </w:r>
      <w:r w:rsidR="006F0FCA" w:rsidRPr="00A40D8A">
        <w:rPr>
          <w:color w:val="000000" w:themeColor="text1"/>
          <w:spacing w:val="-4"/>
          <w:sz w:val="28"/>
          <w:szCs w:val="28"/>
        </w:rPr>
        <w:t xml:space="preserve"> </w:t>
      </w:r>
      <w:r w:rsidR="00BC781C" w:rsidRPr="00A40D8A">
        <w:rPr>
          <w:color w:val="000000" w:themeColor="text1"/>
          <w:spacing w:val="-4"/>
          <w:sz w:val="28"/>
          <w:szCs w:val="28"/>
        </w:rPr>
        <w:t xml:space="preserve">trong nước </w:t>
      </w:r>
      <w:r w:rsidRPr="00A40D8A">
        <w:rPr>
          <w:color w:val="000000" w:themeColor="text1"/>
          <w:spacing w:val="-4"/>
          <w:sz w:val="28"/>
          <w:szCs w:val="28"/>
        </w:rPr>
        <w:t>của thành viên lưu ký, thành viên giao dịch các-bon, Ủy ban Chứng khoán Nhà nước thực hiện kiểm tra việc cung cấp dịch vụ hỗ trợ giao dịch trên sàn giao dịch các-bon</w:t>
      </w:r>
      <w:r w:rsidR="0071347C" w:rsidRPr="00A40D8A">
        <w:rPr>
          <w:spacing w:val="-4"/>
          <w:sz w:val="28"/>
          <w:szCs w:val="28"/>
        </w:rPr>
        <w:t xml:space="preserve"> trong nước</w:t>
      </w:r>
      <w:r w:rsidRPr="00A40D8A">
        <w:rPr>
          <w:color w:val="000000" w:themeColor="text1"/>
          <w:spacing w:val="-4"/>
          <w:sz w:val="28"/>
          <w:szCs w:val="28"/>
        </w:rPr>
        <w:t>;</w:t>
      </w:r>
    </w:p>
    <w:p w:rsidR="007737AB" w:rsidRPr="003856F8" w:rsidRDefault="009054D7" w:rsidP="0041376D">
      <w:pPr>
        <w:widowControl w:val="0"/>
        <w:spacing w:before="240" w:after="0" w:line="259" w:lineRule="auto"/>
        <w:ind w:firstLine="567"/>
        <w:rPr>
          <w:sz w:val="28"/>
          <w:szCs w:val="28"/>
          <w:lang w:val="en-US"/>
        </w:rPr>
      </w:pPr>
      <w:r>
        <w:rPr>
          <w:color w:val="000000" w:themeColor="text1"/>
          <w:sz w:val="28"/>
          <w:szCs w:val="28"/>
          <w:lang w:val="en-US"/>
        </w:rPr>
        <w:t xml:space="preserve">c) </w:t>
      </w:r>
      <w:r>
        <w:rPr>
          <w:color w:val="000000" w:themeColor="text1"/>
          <w:sz w:val="28"/>
          <w:szCs w:val="28"/>
        </w:rPr>
        <w:t>Chủ trì, phối hợp với Bộ Nông nghiệp và môi trường thực hiện</w:t>
      </w:r>
      <w:r>
        <w:rPr>
          <w:color w:val="000000" w:themeColor="text1"/>
          <w:sz w:val="28"/>
          <w:szCs w:val="28"/>
          <w:lang w:val="en-US"/>
        </w:rPr>
        <w:t xml:space="preserve"> kiểm </w:t>
      </w:r>
      <w:r>
        <w:rPr>
          <w:color w:val="000000" w:themeColor="text1"/>
          <w:sz w:val="28"/>
          <w:szCs w:val="28"/>
        </w:rPr>
        <w:t xml:space="preserve">tra, giám sát đối với </w:t>
      </w:r>
      <w:r w:rsidR="005F7FC6">
        <w:rPr>
          <w:color w:val="000000" w:themeColor="text1"/>
          <w:sz w:val="28"/>
          <w:szCs w:val="28"/>
        </w:rPr>
        <w:t>Tổng công ty lưu ký và bù trừ chứng khoán Việt Nam</w:t>
      </w:r>
      <w:r>
        <w:rPr>
          <w:color w:val="000000" w:themeColor="text1"/>
          <w:sz w:val="28"/>
          <w:szCs w:val="28"/>
        </w:rPr>
        <w:t xml:space="preserve">, </w:t>
      </w:r>
      <w:r w:rsidR="005F7FC6">
        <w:rPr>
          <w:color w:val="000000" w:themeColor="text1"/>
          <w:sz w:val="28"/>
          <w:szCs w:val="28"/>
        </w:rPr>
        <w:t>Sở Giao dịch chứng khoán</w:t>
      </w:r>
      <w:r>
        <w:rPr>
          <w:color w:val="000000" w:themeColor="text1"/>
          <w:sz w:val="28"/>
          <w:szCs w:val="28"/>
        </w:rPr>
        <w:t xml:space="preserve"> Việt Nam, </w:t>
      </w:r>
      <w:r w:rsidR="005F7FC6">
        <w:rPr>
          <w:color w:val="000000" w:themeColor="text1"/>
          <w:sz w:val="28"/>
          <w:szCs w:val="28"/>
        </w:rPr>
        <w:t>Sở Giao dịch chứng khoán</w:t>
      </w:r>
      <w:r>
        <w:rPr>
          <w:color w:val="000000" w:themeColor="text1"/>
          <w:sz w:val="28"/>
          <w:szCs w:val="28"/>
        </w:rPr>
        <w:t xml:space="preserve"> Hà Nội</w:t>
      </w:r>
      <w:r>
        <w:rPr>
          <w:color w:val="000000" w:themeColor="text1"/>
          <w:sz w:val="28"/>
          <w:szCs w:val="28"/>
          <w:lang w:val="en-US"/>
        </w:rPr>
        <w:t xml:space="preserve"> trong việc </w:t>
      </w:r>
      <w:r>
        <w:rPr>
          <w:color w:val="000000" w:themeColor="text1"/>
          <w:sz w:val="28"/>
          <w:szCs w:val="28"/>
        </w:rPr>
        <w:t>thực hiện các quyền, nghĩa vụ theo quy định tại Nghị định này</w:t>
      </w:r>
      <w:r w:rsidR="0074133F" w:rsidRPr="0074133F">
        <w:rPr>
          <w:color w:val="000000" w:themeColor="text1"/>
          <w:lang w:val="en-US"/>
        </w:rPr>
        <w:t>;</w:t>
      </w:r>
    </w:p>
    <w:p w:rsidR="00501554" w:rsidRPr="003856F8" w:rsidRDefault="009054D7" w:rsidP="0041376D">
      <w:pPr>
        <w:widowControl w:val="0"/>
        <w:spacing w:before="240" w:after="0" w:line="259" w:lineRule="auto"/>
        <w:ind w:firstLine="567"/>
        <w:rPr>
          <w:sz w:val="28"/>
          <w:szCs w:val="28"/>
        </w:rPr>
      </w:pPr>
      <w:r>
        <w:rPr>
          <w:sz w:val="28"/>
          <w:szCs w:val="28"/>
          <w:lang w:val="en-US"/>
        </w:rPr>
        <w:t>d</w:t>
      </w:r>
      <w:r>
        <w:rPr>
          <w:sz w:val="28"/>
          <w:szCs w:val="28"/>
        </w:rPr>
        <w:t xml:space="preserve">) Cho ý kiến đối với các quy chế hoạt động nghiệp vụ của </w:t>
      </w:r>
      <w:r w:rsidR="005F7FC6">
        <w:rPr>
          <w:sz w:val="28"/>
          <w:szCs w:val="28"/>
        </w:rPr>
        <w:t xml:space="preserve">Tổng công ty </w:t>
      </w:r>
      <w:r w:rsidR="005F7FC6" w:rsidRPr="0041376D">
        <w:rPr>
          <w:spacing w:val="-4"/>
          <w:sz w:val="28"/>
          <w:szCs w:val="28"/>
        </w:rPr>
        <w:t>lưu ký và bù trừ chứng khoán Việt Nam</w:t>
      </w:r>
      <w:r w:rsidRPr="0041376D">
        <w:rPr>
          <w:spacing w:val="-4"/>
          <w:sz w:val="28"/>
          <w:szCs w:val="28"/>
        </w:rPr>
        <w:t xml:space="preserve"> và </w:t>
      </w:r>
      <w:r w:rsidR="005F7FC6" w:rsidRPr="0041376D">
        <w:rPr>
          <w:spacing w:val="-4"/>
          <w:sz w:val="28"/>
          <w:szCs w:val="28"/>
        </w:rPr>
        <w:t>Sở Giao dịch chứng khoán</w:t>
      </w:r>
      <w:r w:rsidRPr="0041376D">
        <w:rPr>
          <w:spacing w:val="-4"/>
          <w:sz w:val="28"/>
          <w:szCs w:val="28"/>
        </w:rPr>
        <w:t xml:space="preserve"> Việt Nam</w:t>
      </w:r>
      <w:r w:rsidRPr="0041376D">
        <w:rPr>
          <w:spacing w:val="-4"/>
          <w:sz w:val="28"/>
          <w:szCs w:val="28"/>
          <w:lang w:val="en-US"/>
        </w:rPr>
        <w:t>;</w:t>
      </w:r>
    </w:p>
    <w:p w:rsidR="00501554" w:rsidRDefault="009054D7" w:rsidP="0041376D">
      <w:pPr>
        <w:widowControl w:val="0"/>
        <w:spacing w:before="240" w:after="0" w:line="259" w:lineRule="auto"/>
        <w:ind w:firstLine="567"/>
        <w:rPr>
          <w:sz w:val="28"/>
          <w:szCs w:val="28"/>
          <w:lang w:val="en-US"/>
        </w:rPr>
      </w:pPr>
      <w:r>
        <w:rPr>
          <w:sz w:val="28"/>
          <w:szCs w:val="28"/>
          <w:lang w:val="en-US"/>
        </w:rPr>
        <w:t>đ</w:t>
      </w:r>
      <w:r>
        <w:rPr>
          <w:sz w:val="28"/>
          <w:szCs w:val="28"/>
        </w:rPr>
        <w:t xml:space="preserve">) Chủ trì, phối hợp với các </w:t>
      </w:r>
      <w:r w:rsidR="00E47732">
        <w:rPr>
          <w:sz w:val="28"/>
          <w:szCs w:val="28"/>
          <w:lang w:val="en-US"/>
        </w:rPr>
        <w:t>b</w:t>
      </w:r>
      <w:r>
        <w:rPr>
          <w:sz w:val="28"/>
          <w:szCs w:val="28"/>
        </w:rPr>
        <w:t xml:space="preserve">ộ, cơ quan, đơn vị có liên quan thực hiện việc giải quyết kiến nghị, khiếu nại, tố cáo </w:t>
      </w:r>
      <w:r>
        <w:rPr>
          <w:sz w:val="28"/>
          <w:szCs w:val="28"/>
          <w:lang w:val="en-US"/>
        </w:rPr>
        <w:t xml:space="preserve">trong hoạt động </w:t>
      </w:r>
      <w:r w:rsidR="0074133F" w:rsidRPr="0074133F">
        <w:rPr>
          <w:color w:val="000000"/>
          <w:sz w:val="28"/>
          <w:szCs w:val="28"/>
        </w:rPr>
        <w:t xml:space="preserve">giao dịch và hoạt động cung cấp dịch vụ hỗ trợ giao dịch trên sàn giao dịch các-bon </w:t>
      </w:r>
      <w:r w:rsidR="0071347C" w:rsidRPr="003856F8">
        <w:rPr>
          <w:sz w:val="28"/>
          <w:szCs w:val="28"/>
        </w:rPr>
        <w:t>trong nước</w:t>
      </w:r>
      <w:r w:rsidR="0071347C" w:rsidRPr="0074133F">
        <w:rPr>
          <w:color w:val="000000"/>
          <w:sz w:val="28"/>
          <w:szCs w:val="28"/>
        </w:rPr>
        <w:t xml:space="preserve"> </w:t>
      </w:r>
      <w:r w:rsidR="0074133F" w:rsidRPr="0074133F">
        <w:rPr>
          <w:color w:val="000000"/>
          <w:sz w:val="28"/>
          <w:szCs w:val="28"/>
        </w:rPr>
        <w:lastRenderedPageBreak/>
        <w:t>theo quy định pháp luật</w:t>
      </w:r>
      <w:bookmarkEnd w:id="39"/>
      <w:r w:rsidR="003D7446">
        <w:rPr>
          <w:sz w:val="28"/>
          <w:szCs w:val="28"/>
          <w:lang w:val="en-US"/>
        </w:rPr>
        <w:t>;</w:t>
      </w:r>
    </w:p>
    <w:p w:rsidR="00DD2B8C" w:rsidRDefault="003D7446" w:rsidP="0041376D">
      <w:pPr>
        <w:widowControl w:val="0"/>
        <w:spacing w:before="240" w:after="0" w:line="259" w:lineRule="auto"/>
        <w:ind w:firstLine="567"/>
        <w:rPr>
          <w:color w:val="000000"/>
          <w:sz w:val="28"/>
          <w:szCs w:val="28"/>
          <w:lang w:val="en-US"/>
        </w:rPr>
      </w:pPr>
      <w:r>
        <w:rPr>
          <w:sz w:val="28"/>
          <w:szCs w:val="28"/>
          <w:lang w:val="en-US"/>
        </w:rPr>
        <w:t xml:space="preserve">e) Chủ trì thực hiện </w:t>
      </w:r>
      <w:r>
        <w:rPr>
          <w:sz w:val="28"/>
          <w:szCs w:val="28"/>
        </w:rPr>
        <w:t>xử lý vi phạm hành chính</w:t>
      </w:r>
      <w:r>
        <w:rPr>
          <w:sz w:val="28"/>
          <w:szCs w:val="28"/>
          <w:lang w:val="en-US"/>
        </w:rPr>
        <w:t xml:space="preserve"> trong hoạt động </w:t>
      </w:r>
      <w:r w:rsidRPr="0074133F">
        <w:rPr>
          <w:color w:val="000000"/>
          <w:sz w:val="28"/>
          <w:szCs w:val="28"/>
        </w:rPr>
        <w:t xml:space="preserve">giao dịch và hoạt động cung cấp dịch vụ hỗ trợ giao dịch trên sàn giao dịch các-bon </w:t>
      </w:r>
      <w:r w:rsidRPr="003856F8">
        <w:rPr>
          <w:sz w:val="28"/>
          <w:szCs w:val="28"/>
        </w:rPr>
        <w:t>trong nước</w:t>
      </w:r>
      <w:r w:rsidRPr="0074133F">
        <w:rPr>
          <w:color w:val="000000"/>
          <w:sz w:val="28"/>
          <w:szCs w:val="28"/>
        </w:rPr>
        <w:t xml:space="preserve"> theo quy định pháp luật</w:t>
      </w:r>
      <w:r>
        <w:rPr>
          <w:color w:val="000000"/>
          <w:sz w:val="28"/>
          <w:szCs w:val="28"/>
          <w:lang w:val="en-US"/>
        </w:rPr>
        <w:t xml:space="preserve"> về </w:t>
      </w:r>
      <w:r w:rsidRPr="003D7446">
        <w:rPr>
          <w:color w:val="000000"/>
          <w:sz w:val="28"/>
          <w:szCs w:val="28"/>
          <w:lang w:val="en-US"/>
        </w:rPr>
        <w:t>xử phạt vi phạm hành chính trong lĩnh vực bảo vệ môi trường</w:t>
      </w:r>
      <w:r>
        <w:rPr>
          <w:color w:val="000000"/>
          <w:sz w:val="28"/>
          <w:szCs w:val="28"/>
          <w:lang w:val="en-US"/>
        </w:rPr>
        <w:t>.</w:t>
      </w:r>
    </w:p>
    <w:p w:rsidR="00664D22" w:rsidRDefault="00664D22" w:rsidP="00664D22">
      <w:pPr>
        <w:pStyle w:val="Heading1"/>
        <w:keepNext w:val="0"/>
        <w:keepLines w:val="0"/>
        <w:widowControl w:val="0"/>
        <w:spacing w:before="0" w:after="0" w:line="240" w:lineRule="auto"/>
        <w:jc w:val="center"/>
        <w:rPr>
          <w:b/>
          <w:sz w:val="28"/>
          <w:szCs w:val="28"/>
        </w:rPr>
      </w:pPr>
    </w:p>
    <w:p w:rsidR="00501554" w:rsidRPr="00F93DB1" w:rsidRDefault="00664D22" w:rsidP="00664D22">
      <w:pPr>
        <w:pStyle w:val="Heading1"/>
        <w:keepNext w:val="0"/>
        <w:keepLines w:val="0"/>
        <w:widowControl w:val="0"/>
        <w:spacing w:before="0" w:after="0" w:line="240" w:lineRule="auto"/>
        <w:jc w:val="center"/>
        <w:rPr>
          <w:b/>
          <w:sz w:val="28"/>
          <w:szCs w:val="28"/>
        </w:rPr>
      </w:pPr>
      <w:r>
        <w:rPr>
          <w:b/>
          <w:sz w:val="28"/>
          <w:szCs w:val="28"/>
          <w:lang w:val="en-US"/>
        </w:rPr>
        <w:t>C</w:t>
      </w:r>
      <w:r w:rsidRPr="0074133F">
        <w:rPr>
          <w:b/>
          <w:sz w:val="28"/>
          <w:szCs w:val="28"/>
        </w:rPr>
        <w:t>hương</w:t>
      </w:r>
      <w:r w:rsidR="0074133F" w:rsidRPr="0074133F">
        <w:rPr>
          <w:b/>
          <w:sz w:val="28"/>
          <w:szCs w:val="28"/>
        </w:rPr>
        <w:t xml:space="preserve"> VI </w:t>
      </w:r>
    </w:p>
    <w:p w:rsidR="00501554" w:rsidRDefault="009054D7" w:rsidP="00664D22">
      <w:pPr>
        <w:widowControl w:val="0"/>
        <w:spacing w:after="0" w:line="240" w:lineRule="auto"/>
        <w:jc w:val="center"/>
        <w:rPr>
          <w:b/>
          <w:sz w:val="28"/>
          <w:szCs w:val="28"/>
        </w:rPr>
      </w:pPr>
      <w:r>
        <w:rPr>
          <w:b/>
          <w:sz w:val="28"/>
          <w:szCs w:val="28"/>
        </w:rPr>
        <w:t>TỔ CHỨC THỰC HIỆN</w:t>
      </w:r>
    </w:p>
    <w:p w:rsidR="00664D22" w:rsidRPr="00664D22" w:rsidRDefault="00664D22" w:rsidP="00664D22">
      <w:pPr>
        <w:widowControl w:val="0"/>
        <w:spacing w:after="0" w:line="240" w:lineRule="auto"/>
        <w:jc w:val="center"/>
        <w:rPr>
          <w:b/>
          <w:sz w:val="2"/>
          <w:szCs w:val="28"/>
        </w:rPr>
      </w:pPr>
    </w:p>
    <w:p w:rsidR="00501554" w:rsidRPr="003856F8" w:rsidRDefault="009054D7" w:rsidP="0041376D">
      <w:pPr>
        <w:pStyle w:val="Heading1"/>
        <w:keepNext w:val="0"/>
        <w:keepLines w:val="0"/>
        <w:widowControl w:val="0"/>
        <w:spacing w:after="0" w:line="257" w:lineRule="auto"/>
        <w:ind w:firstLine="567"/>
        <w:jc w:val="both"/>
        <w:rPr>
          <w:b/>
          <w:sz w:val="28"/>
          <w:szCs w:val="28"/>
        </w:rPr>
      </w:pPr>
      <w:bookmarkStart w:id="41" w:name="dieu_21"/>
      <w:r>
        <w:rPr>
          <w:b/>
          <w:sz w:val="28"/>
          <w:szCs w:val="28"/>
        </w:rPr>
        <w:t>Điều 3</w:t>
      </w:r>
      <w:r>
        <w:rPr>
          <w:b/>
          <w:sz w:val="28"/>
          <w:szCs w:val="28"/>
          <w:lang w:val="en-US"/>
        </w:rPr>
        <w:t>4</w:t>
      </w:r>
      <w:r>
        <w:rPr>
          <w:b/>
          <w:sz w:val="28"/>
          <w:szCs w:val="28"/>
        </w:rPr>
        <w:t>. Lộ trình xây dựng, tổ chức vận hành sàn giao dịch các-bon trong nước</w:t>
      </w:r>
    </w:p>
    <w:p w:rsidR="00501554" w:rsidRPr="003856F8" w:rsidRDefault="009054D7" w:rsidP="0041376D">
      <w:pPr>
        <w:widowControl w:val="0"/>
        <w:spacing w:before="240" w:after="0" w:line="257" w:lineRule="auto"/>
        <w:ind w:firstLine="567"/>
        <w:rPr>
          <w:sz w:val="28"/>
          <w:szCs w:val="28"/>
        </w:rPr>
      </w:pPr>
      <w:r>
        <w:rPr>
          <w:sz w:val="28"/>
          <w:szCs w:val="28"/>
        </w:rPr>
        <w:t>1. Sàn giao dịch các-bon trong nước được xây dựng và tổ chức vận hành theo lộ trình được quy định tại Nghị định số 06/2022/NĐ-CP</w:t>
      </w:r>
      <w:r w:rsidR="00B83B41">
        <w:rPr>
          <w:sz w:val="28"/>
          <w:szCs w:val="28"/>
          <w:lang w:val="en-US"/>
        </w:rPr>
        <w:t xml:space="preserve"> được sửa đổi, bổ sung bởi</w:t>
      </w:r>
      <w:r w:rsidR="00B83B41">
        <w:rPr>
          <w:sz w:val="28"/>
          <w:szCs w:val="28"/>
        </w:rPr>
        <w:t xml:space="preserve"> </w:t>
      </w:r>
      <w:r>
        <w:rPr>
          <w:sz w:val="28"/>
          <w:szCs w:val="28"/>
        </w:rPr>
        <w:t>Nghị định số 119/2025/NĐ-CP.</w:t>
      </w:r>
    </w:p>
    <w:p w:rsidR="00501554" w:rsidRPr="00EE3A86" w:rsidRDefault="006F0B8E" w:rsidP="0041376D">
      <w:pPr>
        <w:widowControl w:val="0"/>
        <w:spacing w:before="240" w:after="0" w:line="257" w:lineRule="auto"/>
        <w:ind w:firstLine="567"/>
        <w:rPr>
          <w:spacing w:val="-4"/>
          <w:sz w:val="28"/>
          <w:szCs w:val="28"/>
        </w:rPr>
      </w:pPr>
      <w:r w:rsidRPr="006F0B8E">
        <w:rPr>
          <w:spacing w:val="-4"/>
          <w:sz w:val="28"/>
          <w:szCs w:val="28"/>
          <w:lang w:val="en-US"/>
        </w:rPr>
        <w:t>2</w:t>
      </w:r>
      <w:r w:rsidRPr="006F0B8E">
        <w:rPr>
          <w:spacing w:val="-4"/>
          <w:sz w:val="28"/>
          <w:szCs w:val="28"/>
        </w:rPr>
        <w:t xml:space="preserve">. </w:t>
      </w:r>
      <w:r w:rsidRPr="006F0B8E">
        <w:rPr>
          <w:spacing w:val="-4"/>
          <w:sz w:val="28"/>
          <w:szCs w:val="28"/>
          <w:lang w:val="en-US"/>
        </w:rPr>
        <w:t>T</w:t>
      </w:r>
      <w:r w:rsidRPr="006F0B8E">
        <w:rPr>
          <w:spacing w:val="-4"/>
          <w:sz w:val="28"/>
          <w:szCs w:val="28"/>
        </w:rPr>
        <w:t xml:space="preserve">rong giai </w:t>
      </w:r>
      <w:r w:rsidRPr="006F0B8E">
        <w:rPr>
          <w:spacing w:val="-4"/>
          <w:sz w:val="28"/>
          <w:szCs w:val="28"/>
          <w:lang w:val="en-US"/>
        </w:rPr>
        <w:t xml:space="preserve">đoạn tổ chức vận hành </w:t>
      </w:r>
      <w:r w:rsidRPr="006F0B8E">
        <w:rPr>
          <w:spacing w:val="-4"/>
          <w:sz w:val="28"/>
          <w:szCs w:val="28"/>
        </w:rPr>
        <w:t>thí điểm</w:t>
      </w:r>
      <w:r w:rsidRPr="006F0B8E">
        <w:rPr>
          <w:spacing w:val="-4"/>
          <w:sz w:val="28"/>
          <w:szCs w:val="28"/>
          <w:lang w:val="en-US"/>
        </w:rPr>
        <w:t xml:space="preserve"> sàn giao dịch các-bon trong nước</w:t>
      </w:r>
      <w:r w:rsidRPr="006F0B8E">
        <w:rPr>
          <w:spacing w:val="-4"/>
          <w:sz w:val="28"/>
          <w:szCs w:val="28"/>
        </w:rPr>
        <w:t xml:space="preserve"> đến hết ngày 31</w:t>
      </w:r>
      <w:r w:rsidRPr="006F0B8E">
        <w:rPr>
          <w:spacing w:val="-4"/>
          <w:sz w:val="28"/>
          <w:szCs w:val="28"/>
          <w:lang w:val="en-US"/>
        </w:rPr>
        <w:t xml:space="preserve"> tháng </w:t>
      </w:r>
      <w:r w:rsidRPr="006F0B8E">
        <w:rPr>
          <w:spacing w:val="-4"/>
          <w:sz w:val="28"/>
          <w:szCs w:val="28"/>
        </w:rPr>
        <w:t>12</w:t>
      </w:r>
      <w:r w:rsidRPr="006F0B8E">
        <w:rPr>
          <w:spacing w:val="-4"/>
          <w:sz w:val="28"/>
          <w:szCs w:val="28"/>
          <w:lang w:val="en-US"/>
        </w:rPr>
        <w:t xml:space="preserve"> năm </w:t>
      </w:r>
      <w:r w:rsidRPr="006F0B8E">
        <w:rPr>
          <w:spacing w:val="-4"/>
          <w:sz w:val="28"/>
          <w:szCs w:val="28"/>
        </w:rPr>
        <w:t>2028, Tổng công ty lưu ký và bù trừ chứng khoán Việt Nam, Sở Giao dịch chứng khoán Việt Nam và Sở Giao dịch chứng khoán Hà Nội không thu tiền cung cấp dịch vụ trên sàn giao dịch các-bon</w:t>
      </w:r>
      <w:r w:rsidR="00BC781C">
        <w:rPr>
          <w:spacing w:val="-4"/>
          <w:sz w:val="28"/>
          <w:szCs w:val="28"/>
        </w:rPr>
        <w:t xml:space="preserve"> trong nước</w:t>
      </w:r>
      <w:r w:rsidRPr="006F0B8E">
        <w:rPr>
          <w:spacing w:val="-4"/>
          <w:sz w:val="28"/>
          <w:szCs w:val="28"/>
        </w:rPr>
        <w:t>. Kể từ ngày 01</w:t>
      </w:r>
      <w:r w:rsidRPr="006F0B8E">
        <w:rPr>
          <w:spacing w:val="-4"/>
          <w:sz w:val="28"/>
          <w:szCs w:val="28"/>
          <w:lang w:val="en-US"/>
        </w:rPr>
        <w:t xml:space="preserve"> tháng </w:t>
      </w:r>
      <w:r w:rsidRPr="006F0B8E">
        <w:rPr>
          <w:spacing w:val="-4"/>
          <w:sz w:val="28"/>
          <w:szCs w:val="28"/>
        </w:rPr>
        <w:t>01</w:t>
      </w:r>
      <w:r w:rsidRPr="006F0B8E">
        <w:rPr>
          <w:spacing w:val="-4"/>
          <w:sz w:val="28"/>
          <w:szCs w:val="28"/>
          <w:lang w:val="en-US"/>
        </w:rPr>
        <w:t xml:space="preserve"> năm </w:t>
      </w:r>
      <w:r w:rsidRPr="006F0B8E">
        <w:rPr>
          <w:spacing w:val="-4"/>
          <w:sz w:val="28"/>
          <w:szCs w:val="28"/>
        </w:rPr>
        <w:t xml:space="preserve">2029, Tổng công ty lưu ký và bù trừ chứng khoán Việt Nam, Sở Giao dịch chứng khoán Việt Nam và Sở Giao dịch chứng khoán Hà Nội thu tiền cung cấp dịch vụ trên sàn giao dịch các-bon </w:t>
      </w:r>
      <w:r w:rsidR="00BC781C">
        <w:rPr>
          <w:spacing w:val="-4"/>
          <w:sz w:val="28"/>
          <w:szCs w:val="28"/>
        </w:rPr>
        <w:t xml:space="preserve">trong nước </w:t>
      </w:r>
      <w:r w:rsidRPr="006F0B8E">
        <w:rPr>
          <w:spacing w:val="-4"/>
          <w:sz w:val="28"/>
          <w:szCs w:val="28"/>
        </w:rPr>
        <w:t>theo quy định pháp luật.</w:t>
      </w:r>
    </w:p>
    <w:p w:rsidR="00501554" w:rsidRPr="003856F8" w:rsidRDefault="009054D7" w:rsidP="0041376D">
      <w:pPr>
        <w:pStyle w:val="Heading1"/>
        <w:keepNext w:val="0"/>
        <w:keepLines w:val="0"/>
        <w:widowControl w:val="0"/>
        <w:spacing w:after="0" w:line="257" w:lineRule="auto"/>
        <w:ind w:firstLine="567"/>
        <w:jc w:val="both"/>
        <w:rPr>
          <w:b/>
          <w:sz w:val="28"/>
          <w:szCs w:val="28"/>
        </w:rPr>
      </w:pPr>
      <w:r>
        <w:rPr>
          <w:b/>
          <w:sz w:val="28"/>
          <w:szCs w:val="28"/>
        </w:rPr>
        <w:t>Điều</w:t>
      </w:r>
      <w:r>
        <w:rPr>
          <w:b/>
          <w:sz w:val="28"/>
          <w:szCs w:val="28"/>
          <w:lang w:val="en-US"/>
        </w:rPr>
        <w:t xml:space="preserve"> </w:t>
      </w:r>
      <w:r>
        <w:rPr>
          <w:b/>
          <w:sz w:val="28"/>
          <w:szCs w:val="28"/>
        </w:rPr>
        <w:t>3</w:t>
      </w:r>
      <w:r>
        <w:rPr>
          <w:b/>
          <w:sz w:val="28"/>
          <w:szCs w:val="28"/>
          <w:lang w:val="en-US"/>
        </w:rPr>
        <w:t>5</w:t>
      </w:r>
      <w:r>
        <w:rPr>
          <w:b/>
          <w:sz w:val="28"/>
          <w:szCs w:val="28"/>
        </w:rPr>
        <w:t>. Điều khoản thi hành</w:t>
      </w:r>
      <w:bookmarkEnd w:id="41"/>
    </w:p>
    <w:p w:rsidR="00501554" w:rsidRPr="003856F8" w:rsidRDefault="009054D7" w:rsidP="0041376D">
      <w:pPr>
        <w:widowControl w:val="0"/>
        <w:spacing w:before="240" w:after="0" w:line="257" w:lineRule="auto"/>
        <w:ind w:firstLine="567"/>
        <w:rPr>
          <w:sz w:val="28"/>
          <w:szCs w:val="28"/>
        </w:rPr>
      </w:pPr>
      <w:r>
        <w:rPr>
          <w:sz w:val="28"/>
          <w:szCs w:val="28"/>
        </w:rPr>
        <w:t xml:space="preserve">1. Nghị định này có hiệu lực thi hành kể từ ngày </w:t>
      </w:r>
      <w:r w:rsidR="009A402D">
        <w:rPr>
          <w:sz w:val="28"/>
          <w:szCs w:val="28"/>
          <w:lang w:val="en-US"/>
        </w:rPr>
        <w:t>19</w:t>
      </w:r>
      <w:r>
        <w:rPr>
          <w:sz w:val="28"/>
          <w:szCs w:val="28"/>
        </w:rPr>
        <w:t xml:space="preserve"> tháng </w:t>
      </w:r>
      <w:r w:rsidR="009A402D">
        <w:rPr>
          <w:sz w:val="28"/>
          <w:szCs w:val="28"/>
          <w:lang w:val="en-US"/>
        </w:rPr>
        <w:t>01</w:t>
      </w:r>
      <w:r>
        <w:rPr>
          <w:sz w:val="28"/>
          <w:szCs w:val="28"/>
        </w:rPr>
        <w:t xml:space="preserve"> năm </w:t>
      </w:r>
      <w:r w:rsidR="000245DB">
        <w:rPr>
          <w:sz w:val="28"/>
          <w:szCs w:val="28"/>
        </w:rPr>
        <w:t>202</w:t>
      </w:r>
      <w:r w:rsidR="000245DB">
        <w:rPr>
          <w:sz w:val="28"/>
          <w:szCs w:val="28"/>
          <w:lang w:val="en-US"/>
        </w:rPr>
        <w:t>6</w:t>
      </w:r>
      <w:r>
        <w:rPr>
          <w:sz w:val="28"/>
          <w:szCs w:val="28"/>
        </w:rPr>
        <w:t>.</w:t>
      </w:r>
    </w:p>
    <w:p w:rsidR="00501554" w:rsidRPr="003856F8" w:rsidRDefault="009054D7" w:rsidP="0041376D">
      <w:pPr>
        <w:widowControl w:val="0"/>
        <w:spacing w:before="240" w:after="0" w:line="257" w:lineRule="auto"/>
        <w:ind w:firstLine="567"/>
        <w:rPr>
          <w:sz w:val="28"/>
          <w:szCs w:val="28"/>
        </w:rPr>
      </w:pPr>
      <w:r>
        <w:rPr>
          <w:sz w:val="28"/>
          <w:szCs w:val="28"/>
        </w:rPr>
        <w:t xml:space="preserve">2. Trường hợp các văn bản quy phạm pháp luật được </w:t>
      </w:r>
      <w:r w:rsidR="00B83B41">
        <w:rPr>
          <w:sz w:val="28"/>
          <w:szCs w:val="28"/>
          <w:lang w:val="en-US"/>
        </w:rPr>
        <w:t xml:space="preserve">viện </w:t>
      </w:r>
      <w:r>
        <w:rPr>
          <w:sz w:val="28"/>
          <w:szCs w:val="28"/>
        </w:rPr>
        <w:t xml:space="preserve">dẫn trong Nghị định này được sửa đổi, bổ sung hoặc thay thế bằng các văn bản quy phạm pháp luật mới thì </w:t>
      </w:r>
      <w:r w:rsidR="00DB3DC0">
        <w:rPr>
          <w:sz w:val="28"/>
          <w:szCs w:val="28"/>
        </w:rPr>
        <w:t>thực hiện</w:t>
      </w:r>
      <w:r>
        <w:rPr>
          <w:sz w:val="28"/>
          <w:szCs w:val="28"/>
        </w:rPr>
        <w:t xml:space="preserve"> theo các văn bản mới.</w:t>
      </w:r>
    </w:p>
    <w:p w:rsidR="00501554" w:rsidRDefault="006F0B8E" w:rsidP="0041376D">
      <w:pPr>
        <w:widowControl w:val="0"/>
        <w:spacing w:before="240" w:after="0" w:line="257" w:lineRule="auto"/>
        <w:ind w:firstLine="567"/>
        <w:rPr>
          <w:spacing w:val="-4"/>
          <w:sz w:val="28"/>
          <w:szCs w:val="28"/>
        </w:rPr>
      </w:pPr>
      <w:r w:rsidRPr="006F0B8E">
        <w:rPr>
          <w:spacing w:val="-4"/>
          <w:sz w:val="28"/>
          <w:szCs w:val="28"/>
        </w:rPr>
        <w:t xml:space="preserve">3. </w:t>
      </w:r>
      <w:r>
        <w:rPr>
          <w:spacing w:val="-4"/>
          <w:sz w:val="28"/>
          <w:szCs w:val="28"/>
          <w:lang w:val="nl-NL"/>
        </w:rPr>
        <w:t xml:space="preserve">Bộ trưởng, Thủ trưởng cơ quan ngang </w:t>
      </w:r>
      <w:r w:rsidR="00664D22">
        <w:rPr>
          <w:spacing w:val="-4"/>
          <w:sz w:val="28"/>
          <w:szCs w:val="28"/>
          <w:lang w:val="nl-NL"/>
        </w:rPr>
        <w:t>b</w:t>
      </w:r>
      <w:r>
        <w:rPr>
          <w:spacing w:val="-4"/>
          <w:sz w:val="28"/>
          <w:szCs w:val="28"/>
          <w:lang w:val="nl-NL"/>
        </w:rPr>
        <w:t xml:space="preserve">ộ, Thủ trưởng cơ quan thuộc Chính phủ, Chủ tịch Ủy ban nhân dân các tỉnh, thành phố trực thuộc </w:t>
      </w:r>
      <w:r w:rsidR="00664D22">
        <w:rPr>
          <w:spacing w:val="-4"/>
          <w:sz w:val="28"/>
          <w:szCs w:val="28"/>
          <w:lang w:val="nl-NL"/>
        </w:rPr>
        <w:t>t</w:t>
      </w:r>
      <w:r>
        <w:rPr>
          <w:spacing w:val="-4"/>
          <w:sz w:val="28"/>
          <w:szCs w:val="28"/>
          <w:lang w:val="nl-NL"/>
        </w:rPr>
        <w:t>rung ương, các cơ quan, tổ chức, cá nhân có liên quan chịu trách nhiệm thi hành Nghị định này</w:t>
      </w:r>
      <w:r>
        <w:rPr>
          <w:spacing w:val="-4"/>
          <w:sz w:val="28"/>
          <w:szCs w:val="28"/>
        </w:rPr>
        <w:t>.</w:t>
      </w:r>
      <w:bookmarkStart w:id="42" w:name="_1fob9te" w:colFirst="0" w:colLast="0"/>
      <w:bookmarkStart w:id="43" w:name="_3znysh7" w:colFirst="0" w:colLast="0"/>
      <w:bookmarkStart w:id="44" w:name="_2et92p0" w:colFirst="0" w:colLast="0"/>
      <w:bookmarkStart w:id="45" w:name="_tyjcwt" w:colFirst="0" w:colLast="0"/>
      <w:bookmarkStart w:id="46" w:name="_3dy6vkm" w:colFirst="0" w:colLast="0"/>
      <w:bookmarkStart w:id="47" w:name="_1t3h5sf" w:colFirst="0" w:colLast="0"/>
      <w:bookmarkStart w:id="48" w:name="_4d34og8" w:colFirst="0" w:colLast="0"/>
      <w:bookmarkStart w:id="49" w:name="_17dp8vu" w:colFirst="0" w:colLast="0"/>
      <w:bookmarkStart w:id="50" w:name="_26in1rg" w:colFirst="0" w:colLast="0"/>
      <w:bookmarkStart w:id="51" w:name="_lnxbz9" w:colFirst="0" w:colLast="0"/>
      <w:bookmarkStart w:id="52" w:name="1ksv4uv" w:colFirst="0" w:colLast="0"/>
      <w:bookmarkStart w:id="53" w:name="_35nkun2" w:colFirst="0" w:colLast="0"/>
      <w:bookmarkStart w:id="54" w:name="_4i7ojhp" w:colFirst="0" w:colLast="0"/>
      <w:bookmarkStart w:id="55" w:name="2xcytpi" w:colFirst="0" w:colLast="0"/>
      <w:bookmarkStart w:id="56" w:name="_2bn6wsx" w:colFirst="0" w:colLast="0"/>
      <w:bookmarkStart w:id="57" w:name="1pxezwc" w:colFirst="0" w:colLast="0"/>
      <w:bookmarkStart w:id="58" w:name="_49x2ik5" w:colFirst="0" w:colLast="0"/>
      <w:bookmarkStart w:id="59" w:name="_2p2csry" w:colFirst="0" w:colLast="0"/>
      <w:bookmarkStart w:id="60" w:name="_147n2zr" w:colFirst="0" w:colLast="0"/>
      <w:bookmarkStart w:id="61" w:name="_3o7alnk" w:colFirst="0" w:colLast="0"/>
      <w:bookmarkStart w:id="62" w:name="_23ckvvd" w:colFirst="0" w:colLast="0"/>
      <w:bookmarkStart w:id="63" w:name="_ihv636" w:colFirst="0" w:colLast="0"/>
      <w:bookmarkStart w:id="64" w:name="_32hioqz" w:colFirst="0" w:colLast="0"/>
      <w:bookmarkStart w:id="65" w:name="_1hmsyys" w:colFirst="0" w:colLast="0"/>
      <w:bookmarkStart w:id="66" w:name="41mghml" w:colFirst="0" w:colLast="0"/>
      <w:bookmarkStart w:id="67" w:name="vx1227" w:colFirst="0" w:colLast="0"/>
      <w:bookmarkStart w:id="68" w:name="3fwokq0" w:colFirst="0" w:colLast="0"/>
      <w:bookmarkStart w:id="69" w:name="_nmf14n" w:colFirst="0" w:colLast="0"/>
      <w:bookmarkStart w:id="70" w:name="_46r0co2" w:colFirst="0" w:colLast="0"/>
      <w:bookmarkStart w:id="71" w:name="_2lwamvv" w:colFirst="0" w:colLast="0"/>
      <w:bookmarkStart w:id="72" w:name="_3l18frh" w:colFirst="0" w:colLast="0"/>
      <w:bookmarkStart w:id="73" w:name="_206ipza" w:colFirst="0" w:colLast="0"/>
      <w:bookmarkStart w:id="74" w:name="_4k668n3" w:colFirst="0" w:colLast="0"/>
      <w:bookmarkStart w:id="75" w:name="_2zbgiuw" w:colFirst="0" w:colLast="0"/>
      <w:bookmarkStart w:id="76" w:name="_1egqt2p" w:colFirst="0" w:colLast="0"/>
      <w:bookmarkStart w:id="77" w:name="_3ygebqi" w:colFirst="0" w:colLast="0"/>
      <w:bookmarkStart w:id="78" w:name="_sqyw64" w:colFirst="0" w:colLast="0"/>
      <w:bookmarkStart w:id="79" w:name="_1rvwp1q" w:colFirst="0" w:colLast="0"/>
      <w:bookmarkStart w:id="80" w:name="4bvk7pj" w:colFirst="0" w:colLast="0"/>
      <w:bookmarkStart w:id="81" w:name="_2r0uhxc" w:colFirst="0" w:colLast="0"/>
      <w:bookmarkStart w:id="82" w:name="_1664s55" w:colFirst="0" w:colLast="0"/>
      <w:bookmarkStart w:id="83" w:name="_3q5sasy" w:colFirst="0" w:colLast="0"/>
      <w:bookmarkStart w:id="84" w:name="_25b2l0r" w:colFirst="0" w:colLast="0"/>
      <w:bookmarkStart w:id="85" w:name="_kgcv8k" w:colFirst="0" w:colLast="0"/>
      <w:bookmarkStart w:id="86" w:name="_34g0dwd" w:colFirst="0" w:colLast="0"/>
      <w:bookmarkStart w:id="87" w:name="_1jlao46" w:colFirst="0" w:colLast="0"/>
      <w:bookmarkStart w:id="88" w:name="_43ky6rz" w:colFirst="0" w:colLast="0"/>
      <w:bookmarkStart w:id="89" w:name="_2iq8gzs" w:colFirst="0" w:colLast="0"/>
      <w:bookmarkStart w:id="90" w:name="_xvir7l" w:colFirst="0" w:colLast="0"/>
      <w:bookmarkStart w:id="91" w:name="_3hv69ve" w:colFirst="0" w:colLast="0"/>
      <w:bookmarkStart w:id="92" w:name="_1x0gk37" w:colFirst="0" w:colLast="0"/>
      <w:bookmarkStart w:id="93" w:name="_4h042r0" w:colFirst="0" w:colLast="0"/>
      <w:bookmarkStart w:id="94" w:name="_1baon6m" w:colFirst="0" w:colLast="0"/>
      <w:bookmarkStart w:id="95" w:name="3vac5uf" w:colFirst="0" w:colLast="0"/>
      <w:bookmarkStart w:id="96" w:name="_39kk8xu" w:colFirst="0" w:colLast="0"/>
      <w:bookmarkStart w:id="97" w:name="1opuj5n" w:colFirst="0" w:colLast="0"/>
      <w:bookmarkStart w:id="98" w:name="3mzq4wv" w:colFirst="0" w:colLast="0"/>
      <w:bookmarkStart w:id="99" w:name="_319y80a" w:colFirst="0" w:colLast="0"/>
      <w:bookmarkStart w:id="100" w:name="_1gf8i83" w:colFirst="0" w:colLast="0"/>
      <w:bookmarkStart w:id="101" w:name="_2fk6b3p" w:colFirst="0" w:colLast="0"/>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p>
    <w:p w:rsidR="0041376D" w:rsidRDefault="0041376D" w:rsidP="0041376D">
      <w:pPr>
        <w:widowControl w:val="0"/>
        <w:spacing w:before="240" w:after="0" w:line="257" w:lineRule="auto"/>
        <w:ind w:firstLine="567"/>
        <w:rPr>
          <w:spacing w:val="-4"/>
          <w:sz w:val="28"/>
          <w:szCs w:val="28"/>
        </w:rPr>
      </w:pPr>
    </w:p>
    <w:tbl>
      <w:tblPr>
        <w:tblW w:w="8789" w:type="dxa"/>
        <w:tblLayout w:type="fixed"/>
        <w:tblLook w:val="01E0"/>
      </w:tblPr>
      <w:tblGrid>
        <w:gridCol w:w="5387"/>
        <w:gridCol w:w="3402"/>
      </w:tblGrid>
      <w:tr w:rsidR="0041376D" w:rsidRPr="00142A5E" w:rsidTr="0041376D">
        <w:trPr>
          <w:trHeight w:val="1666"/>
        </w:trPr>
        <w:tc>
          <w:tcPr>
            <w:tcW w:w="5387" w:type="dxa"/>
          </w:tcPr>
          <w:p w:rsidR="0041376D" w:rsidRPr="0041376D" w:rsidRDefault="0041376D" w:rsidP="0041376D">
            <w:pPr>
              <w:keepNext/>
              <w:widowControl w:val="0"/>
              <w:spacing w:after="0" w:line="240" w:lineRule="auto"/>
              <w:ind w:left="-108"/>
              <w:jc w:val="left"/>
              <w:rPr>
                <w:sz w:val="22"/>
                <w:szCs w:val="22"/>
                <w:lang w:val="en-US"/>
              </w:rPr>
            </w:pPr>
            <w:r w:rsidRPr="0041376D">
              <w:rPr>
                <w:b/>
                <w:i/>
                <w:sz w:val="24"/>
                <w:szCs w:val="24"/>
              </w:rPr>
              <w:lastRenderedPageBreak/>
              <w:t>Nơi nhận:</w:t>
            </w:r>
            <w:r w:rsidRPr="0041376D">
              <w:rPr>
                <w:b/>
                <w:i/>
                <w:sz w:val="24"/>
                <w:szCs w:val="24"/>
              </w:rPr>
              <w:br/>
            </w:r>
            <w:r w:rsidRPr="0041376D">
              <w:rPr>
                <w:sz w:val="22"/>
                <w:szCs w:val="22"/>
              </w:rPr>
              <w:t>- Ban Bí thư Trung ương Đảng;</w:t>
            </w:r>
            <w:r w:rsidRPr="0041376D">
              <w:rPr>
                <w:sz w:val="22"/>
                <w:szCs w:val="22"/>
              </w:rPr>
              <w:br/>
              <w:t>- Thủ tướng, các Phó Thủ tướng Chính phủ;</w:t>
            </w:r>
            <w:r w:rsidRPr="0041376D">
              <w:rPr>
                <w:sz w:val="22"/>
                <w:szCs w:val="22"/>
              </w:rPr>
              <w:br/>
              <w:t xml:space="preserve">- Các </w:t>
            </w:r>
            <w:r w:rsidR="00E47732">
              <w:rPr>
                <w:sz w:val="22"/>
                <w:szCs w:val="22"/>
                <w:lang w:val="en-US"/>
              </w:rPr>
              <w:t>b</w:t>
            </w:r>
            <w:r w:rsidRPr="0041376D">
              <w:rPr>
                <w:sz w:val="22"/>
                <w:szCs w:val="22"/>
              </w:rPr>
              <w:t>ộ, cơ quan ngang bộ, cơ quan thuộc Chính phủ;</w:t>
            </w:r>
            <w:r w:rsidRPr="0041376D">
              <w:rPr>
                <w:sz w:val="22"/>
                <w:szCs w:val="22"/>
              </w:rPr>
              <w:br/>
              <w:t>- HĐND, UBND các tỉnh, thành phố trực thuộc trung ương;</w:t>
            </w:r>
            <w:r w:rsidRPr="0041376D">
              <w:rPr>
                <w:sz w:val="22"/>
                <w:szCs w:val="22"/>
              </w:rPr>
              <w:br/>
              <w:t>- Văn phòng T</w:t>
            </w:r>
            <w:r w:rsidR="00E47732">
              <w:rPr>
                <w:sz w:val="22"/>
                <w:szCs w:val="22"/>
                <w:lang w:val="en-US"/>
              </w:rPr>
              <w:t>rung ương</w:t>
            </w:r>
            <w:r w:rsidRPr="0041376D">
              <w:rPr>
                <w:sz w:val="22"/>
                <w:szCs w:val="22"/>
              </w:rPr>
              <w:t xml:space="preserve"> và các Ban của Đảng;</w:t>
            </w:r>
            <w:r w:rsidRPr="0041376D">
              <w:rPr>
                <w:sz w:val="22"/>
                <w:szCs w:val="22"/>
              </w:rPr>
              <w:br/>
              <w:t>- Văn phòng Tổng Bí thư;</w:t>
            </w:r>
            <w:r w:rsidRPr="0041376D">
              <w:rPr>
                <w:sz w:val="22"/>
                <w:szCs w:val="22"/>
              </w:rPr>
              <w:br/>
              <w:t>- Văn phòng Chủ tịch nước;</w:t>
            </w:r>
            <w:r w:rsidRPr="0041376D">
              <w:rPr>
                <w:sz w:val="22"/>
                <w:szCs w:val="22"/>
              </w:rPr>
              <w:br/>
              <w:t xml:space="preserve">- Hội đồng </w:t>
            </w:r>
            <w:r w:rsidR="00E47732">
              <w:rPr>
                <w:sz w:val="22"/>
                <w:szCs w:val="22"/>
                <w:lang w:val="en-US"/>
              </w:rPr>
              <w:t>D</w:t>
            </w:r>
            <w:r w:rsidRPr="0041376D">
              <w:rPr>
                <w:sz w:val="22"/>
                <w:szCs w:val="22"/>
              </w:rPr>
              <w:t xml:space="preserve">ân tộc và các </w:t>
            </w:r>
            <w:r w:rsidR="00E47732">
              <w:rPr>
                <w:sz w:val="22"/>
                <w:szCs w:val="22"/>
                <w:lang w:val="en-US"/>
              </w:rPr>
              <w:t>Ủy ban</w:t>
            </w:r>
            <w:r w:rsidRPr="0041376D">
              <w:rPr>
                <w:sz w:val="22"/>
                <w:szCs w:val="22"/>
              </w:rPr>
              <w:t xml:space="preserve"> của Quốc hội;</w:t>
            </w:r>
            <w:r w:rsidRPr="0041376D">
              <w:rPr>
                <w:sz w:val="22"/>
                <w:szCs w:val="22"/>
              </w:rPr>
              <w:br/>
              <w:t>- Văn phòng Quốc hội;</w:t>
            </w:r>
            <w:r w:rsidRPr="0041376D">
              <w:rPr>
                <w:sz w:val="22"/>
                <w:szCs w:val="22"/>
              </w:rPr>
              <w:br/>
              <w:t>- Tòa án nhân dân tối cao;</w:t>
            </w:r>
            <w:r w:rsidRPr="0041376D">
              <w:rPr>
                <w:sz w:val="22"/>
                <w:szCs w:val="22"/>
              </w:rPr>
              <w:br/>
              <w:t>- Viện kiểm sát nhân dân tối cao;</w:t>
            </w:r>
            <w:r w:rsidRPr="0041376D">
              <w:rPr>
                <w:sz w:val="22"/>
                <w:szCs w:val="22"/>
              </w:rPr>
              <w:br/>
              <w:t>- Kiểm toán Nhà nước;</w:t>
            </w:r>
            <w:r w:rsidRPr="0041376D">
              <w:rPr>
                <w:sz w:val="22"/>
                <w:szCs w:val="22"/>
              </w:rPr>
              <w:br/>
              <w:t>- Ủy ban Trung ương Mặt trận Tổ quốc Việt Nam;</w:t>
            </w:r>
            <w:r w:rsidRPr="0041376D">
              <w:rPr>
                <w:sz w:val="22"/>
                <w:szCs w:val="22"/>
              </w:rPr>
              <w:br/>
              <w:t xml:space="preserve">- Cơ quan trung ương của các </w:t>
            </w:r>
            <w:r w:rsidR="00E47732">
              <w:rPr>
                <w:sz w:val="22"/>
                <w:szCs w:val="22"/>
                <w:lang w:val="en-US"/>
              </w:rPr>
              <w:t>tổ chức chính trị - xã hội</w:t>
            </w:r>
            <w:r w:rsidRPr="0041376D">
              <w:rPr>
                <w:sz w:val="22"/>
                <w:szCs w:val="22"/>
              </w:rPr>
              <w:t>;</w:t>
            </w:r>
          </w:p>
          <w:p w:rsidR="0041376D" w:rsidRPr="0041376D" w:rsidRDefault="0041376D" w:rsidP="0041376D">
            <w:pPr>
              <w:keepNext/>
              <w:widowControl w:val="0"/>
              <w:spacing w:after="0" w:line="240" w:lineRule="auto"/>
              <w:ind w:left="-108"/>
              <w:jc w:val="left"/>
              <w:rPr>
                <w:sz w:val="22"/>
                <w:szCs w:val="22"/>
              </w:rPr>
            </w:pPr>
            <w:r w:rsidRPr="00D63167">
              <w:rPr>
                <w:sz w:val="22"/>
                <w:szCs w:val="22"/>
                <w:lang w:val="en-US"/>
              </w:rPr>
              <w:t>- Cơ sở dữ liệu quốc gia về pháp luật;</w:t>
            </w:r>
            <w:r w:rsidRPr="0041376D">
              <w:rPr>
                <w:sz w:val="22"/>
                <w:szCs w:val="22"/>
              </w:rPr>
              <w:br/>
              <w:t xml:space="preserve">- VPCP: BTCN, các PCN, Trợ lý TTg, </w:t>
            </w:r>
            <w:r w:rsidR="00E47732">
              <w:rPr>
                <w:sz w:val="22"/>
                <w:szCs w:val="22"/>
                <w:lang w:val="en-US"/>
              </w:rPr>
              <w:t xml:space="preserve">TGĐ </w:t>
            </w:r>
            <w:r w:rsidRPr="0041376D">
              <w:rPr>
                <w:sz w:val="22"/>
                <w:szCs w:val="22"/>
              </w:rPr>
              <w:t xml:space="preserve">Cổng TTĐT, </w:t>
            </w:r>
          </w:p>
          <w:p w:rsidR="0041376D" w:rsidRDefault="0041376D" w:rsidP="0041376D">
            <w:pPr>
              <w:spacing w:after="0" w:line="240" w:lineRule="auto"/>
              <w:ind w:left="-108"/>
              <w:rPr>
                <w:sz w:val="22"/>
                <w:szCs w:val="22"/>
              </w:rPr>
            </w:pPr>
            <w:r>
              <w:rPr>
                <w:sz w:val="22"/>
                <w:szCs w:val="22"/>
                <w:lang w:val="en-US"/>
              </w:rPr>
              <w:t xml:space="preserve">   </w:t>
            </w:r>
            <w:r w:rsidRPr="0041376D">
              <w:rPr>
                <w:sz w:val="22"/>
                <w:szCs w:val="22"/>
              </w:rPr>
              <w:t>các Vụ, Cục, đơn vị trực thuộc, Công báo;</w:t>
            </w:r>
          </w:p>
          <w:p w:rsidR="0041376D" w:rsidRPr="0041376D" w:rsidRDefault="0041376D" w:rsidP="0041376D">
            <w:pPr>
              <w:spacing w:after="0" w:line="240" w:lineRule="auto"/>
              <w:ind w:left="-108"/>
              <w:rPr>
                <w:b/>
                <w:i/>
                <w:sz w:val="22"/>
                <w:szCs w:val="22"/>
              </w:rPr>
            </w:pPr>
            <w:r w:rsidRPr="0041376D">
              <w:rPr>
                <w:sz w:val="22"/>
                <w:szCs w:val="22"/>
              </w:rPr>
              <w:t xml:space="preserve">- Lưu: VT, </w:t>
            </w:r>
            <w:r w:rsidRPr="0041376D">
              <w:rPr>
                <w:sz w:val="22"/>
                <w:szCs w:val="22"/>
                <w:lang w:val="en-US"/>
              </w:rPr>
              <w:t>NN</w:t>
            </w:r>
            <w:r w:rsidRPr="0041376D">
              <w:rPr>
                <w:sz w:val="22"/>
                <w:szCs w:val="22"/>
              </w:rPr>
              <w:t xml:space="preserve"> (</w:t>
            </w:r>
            <w:r>
              <w:rPr>
                <w:sz w:val="22"/>
                <w:szCs w:val="22"/>
                <w:lang w:val="en-US"/>
              </w:rPr>
              <w:t>2</w:t>
            </w:r>
            <w:r w:rsidRPr="0041376D">
              <w:rPr>
                <w:sz w:val="22"/>
                <w:szCs w:val="22"/>
              </w:rPr>
              <w:t>b).</w:t>
            </w:r>
          </w:p>
        </w:tc>
        <w:tc>
          <w:tcPr>
            <w:tcW w:w="3402" w:type="dxa"/>
          </w:tcPr>
          <w:p w:rsidR="0041376D" w:rsidRDefault="0041376D" w:rsidP="0041376D">
            <w:pPr>
              <w:spacing w:after="0" w:line="240" w:lineRule="auto"/>
              <w:jc w:val="center"/>
              <w:rPr>
                <w:b/>
                <w:spacing w:val="-6"/>
                <w:sz w:val="28"/>
                <w:lang w:val="en-US"/>
              </w:rPr>
            </w:pPr>
            <w:r>
              <w:rPr>
                <w:b/>
                <w:spacing w:val="-6"/>
                <w:sz w:val="28"/>
                <w:lang w:val="en-US"/>
              </w:rPr>
              <w:t>TM. CHÍNH PHỦ</w:t>
            </w:r>
          </w:p>
          <w:p w:rsidR="0041376D" w:rsidRDefault="0041376D" w:rsidP="0041376D">
            <w:pPr>
              <w:spacing w:after="0" w:line="240" w:lineRule="auto"/>
              <w:jc w:val="center"/>
              <w:rPr>
                <w:b/>
                <w:spacing w:val="-6"/>
                <w:sz w:val="28"/>
                <w:lang w:val="en-US"/>
              </w:rPr>
            </w:pPr>
            <w:r>
              <w:rPr>
                <w:b/>
                <w:spacing w:val="-6"/>
                <w:sz w:val="28"/>
                <w:lang w:val="en-US"/>
              </w:rPr>
              <w:t>KT. THỦ TƯỚNG</w:t>
            </w:r>
          </w:p>
          <w:p w:rsidR="0041376D" w:rsidRPr="0041376D" w:rsidRDefault="0041376D" w:rsidP="0041376D">
            <w:pPr>
              <w:spacing w:after="0" w:line="240" w:lineRule="auto"/>
              <w:jc w:val="center"/>
              <w:rPr>
                <w:b/>
                <w:spacing w:val="-6"/>
                <w:sz w:val="28"/>
                <w:lang w:val="en-US"/>
              </w:rPr>
            </w:pPr>
            <w:r>
              <w:rPr>
                <w:b/>
                <w:spacing w:val="-6"/>
                <w:sz w:val="28"/>
                <w:lang w:val="en-US"/>
              </w:rPr>
              <w:t>PHÓ THỦ TƯỚNG</w:t>
            </w:r>
          </w:p>
          <w:p w:rsidR="0041376D" w:rsidRPr="001A3021" w:rsidRDefault="0041376D" w:rsidP="0041376D">
            <w:pPr>
              <w:widowControl w:val="0"/>
              <w:autoSpaceDE w:val="0"/>
              <w:autoSpaceDN w:val="0"/>
              <w:adjustRightInd w:val="0"/>
              <w:spacing w:after="0" w:line="240" w:lineRule="auto"/>
              <w:jc w:val="center"/>
              <w:textAlignment w:val="center"/>
              <w:rPr>
                <w:b/>
                <w:sz w:val="18"/>
              </w:rPr>
            </w:pPr>
          </w:p>
          <w:p w:rsidR="0041376D" w:rsidRPr="001A3021" w:rsidRDefault="0041376D" w:rsidP="0041376D">
            <w:pPr>
              <w:widowControl w:val="0"/>
              <w:autoSpaceDE w:val="0"/>
              <w:autoSpaceDN w:val="0"/>
              <w:adjustRightInd w:val="0"/>
              <w:spacing w:after="0" w:line="240" w:lineRule="auto"/>
              <w:jc w:val="center"/>
              <w:textAlignment w:val="center"/>
              <w:rPr>
                <w:b/>
                <w:color w:val="FFFFFF" w:themeColor="background1"/>
                <w:sz w:val="24"/>
              </w:rPr>
            </w:pPr>
            <w:r w:rsidRPr="001A3021">
              <w:rPr>
                <w:b/>
                <w:color w:val="FFFFFF" w:themeColor="background1"/>
                <w:sz w:val="96"/>
              </w:rPr>
              <w:t>[daky]</w:t>
            </w:r>
          </w:p>
          <w:p w:rsidR="0041376D" w:rsidRPr="001A3021" w:rsidRDefault="0041376D" w:rsidP="0041376D">
            <w:pPr>
              <w:widowControl w:val="0"/>
              <w:tabs>
                <w:tab w:val="left" w:pos="795"/>
              </w:tabs>
              <w:autoSpaceDE w:val="0"/>
              <w:autoSpaceDN w:val="0"/>
              <w:adjustRightInd w:val="0"/>
              <w:spacing w:after="0" w:line="240" w:lineRule="auto"/>
              <w:jc w:val="center"/>
              <w:textAlignment w:val="center"/>
              <w:rPr>
                <w:b/>
                <w:bCs/>
                <w:sz w:val="18"/>
              </w:rPr>
            </w:pPr>
          </w:p>
          <w:p w:rsidR="0041376D" w:rsidRPr="0041376D" w:rsidRDefault="0041376D" w:rsidP="0041376D">
            <w:pPr>
              <w:spacing w:after="0"/>
              <w:jc w:val="center"/>
              <w:rPr>
                <w:b/>
                <w:sz w:val="28"/>
                <w:szCs w:val="28"/>
                <w:lang w:val="en-US"/>
              </w:rPr>
            </w:pPr>
            <w:r>
              <w:rPr>
                <w:b/>
                <w:sz w:val="28"/>
                <w:szCs w:val="28"/>
                <w:lang w:val="en-US"/>
              </w:rPr>
              <w:t>Trần Hồng Hà</w:t>
            </w:r>
          </w:p>
        </w:tc>
      </w:tr>
    </w:tbl>
    <w:p w:rsidR="00664D22" w:rsidRDefault="00664D22" w:rsidP="00664D22">
      <w:pPr>
        <w:widowControl w:val="0"/>
        <w:spacing w:before="240" w:after="0" w:line="240" w:lineRule="auto"/>
        <w:ind w:firstLine="567"/>
        <w:rPr>
          <w:spacing w:val="-4"/>
          <w:sz w:val="28"/>
          <w:szCs w:val="28"/>
        </w:rPr>
      </w:pPr>
    </w:p>
    <w:p w:rsidR="005D6153" w:rsidRDefault="005D6153" w:rsidP="00EC27A0">
      <w:pPr>
        <w:spacing w:before="120" w:line="240" w:lineRule="auto"/>
        <w:jc w:val="left"/>
        <w:rPr>
          <w:lang w:val="en-US"/>
        </w:rPr>
      </w:pPr>
    </w:p>
    <w:sectPr w:rsidR="005D6153" w:rsidSect="00664D22">
      <w:headerReference w:type="default" r:id="rId8"/>
      <w:pgSz w:w="11907" w:h="16840" w:code="9"/>
      <w:pgMar w:top="1418" w:right="1134" w:bottom="1134" w:left="1985" w:header="567" w:footer="567" w:gutter="0"/>
      <w:pgNumType w:start="1"/>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870C6" w:rsidRDefault="00D870C6">
      <w:pPr>
        <w:spacing w:after="0" w:line="240" w:lineRule="auto"/>
      </w:pPr>
      <w:r>
        <w:separator/>
      </w:r>
    </w:p>
  </w:endnote>
  <w:endnote w:type="continuationSeparator" w:id="0">
    <w:p w:rsidR="00D870C6" w:rsidRDefault="00D870C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Noto Sans Symbols">
    <w:altName w:val="Times New Roman"/>
    <w:charset w:val="00"/>
    <w:family w:val="auto"/>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870C6" w:rsidRDefault="00D870C6">
      <w:pPr>
        <w:spacing w:after="0" w:line="240" w:lineRule="auto"/>
      </w:pPr>
      <w:r>
        <w:separator/>
      </w:r>
    </w:p>
  </w:footnote>
  <w:footnote w:type="continuationSeparator" w:id="0">
    <w:p w:rsidR="00D870C6" w:rsidRDefault="00D870C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81291" w:rsidRDefault="003F2BA1">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sidR="00B81291">
      <w:rPr>
        <w:color w:val="000000"/>
      </w:rPr>
      <w:instrText>PAGE</w:instrText>
    </w:r>
    <w:r>
      <w:rPr>
        <w:color w:val="000000"/>
      </w:rPr>
      <w:fldChar w:fldCharType="separate"/>
    </w:r>
    <w:r w:rsidR="00DB1632">
      <w:rPr>
        <w:noProof/>
        <w:color w:val="000000"/>
      </w:rPr>
      <w:t>6</w:t>
    </w:r>
    <w:r>
      <w:rPr>
        <w:color w:val="000000"/>
      </w:rPr>
      <w:fldChar w:fldCharType="end"/>
    </w:r>
  </w:p>
  <w:p w:rsidR="00B81291" w:rsidRDefault="00B81291">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B61AC9"/>
    <w:multiLevelType w:val="multilevel"/>
    <w:tmpl w:val="9A401A4C"/>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
    <w:nsid w:val="15661E8E"/>
    <w:multiLevelType w:val="hybridMultilevel"/>
    <w:tmpl w:val="AF8C04CA"/>
    <w:lvl w:ilvl="0" w:tplc="08F29F2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
    <w:nsid w:val="166F5AF0"/>
    <w:multiLevelType w:val="multilevel"/>
    <w:tmpl w:val="EF566986"/>
    <w:lvl w:ilvl="0">
      <w:start w:val="1"/>
      <w:numFmt w:val="bullet"/>
      <w:lvlText w:val="−"/>
      <w:lvlJc w:val="left"/>
      <w:pPr>
        <w:ind w:left="0" w:firstLine="72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1F414779"/>
    <w:multiLevelType w:val="hybridMultilevel"/>
    <w:tmpl w:val="C4C8D124"/>
    <w:lvl w:ilvl="0" w:tplc="F1864648">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2E569FF"/>
    <w:multiLevelType w:val="multilevel"/>
    <w:tmpl w:val="53682EE8"/>
    <w:lvl w:ilvl="0">
      <w:start w:val="1"/>
      <w:numFmt w:val="lowerLetter"/>
      <w:lvlText w:val="%1)"/>
      <w:lvlJc w:val="left"/>
      <w:pPr>
        <w:ind w:left="619" w:hanging="360"/>
      </w:pPr>
      <w:rPr>
        <w:rFonts w:ascii="Times New Roman" w:eastAsia="Times New Roman" w:hAnsi="Times New Roman" w:cs="Times New Roman"/>
        <w:sz w:val="28"/>
        <w:szCs w:val="28"/>
      </w:rPr>
    </w:lvl>
    <w:lvl w:ilvl="1">
      <w:start w:val="1"/>
      <w:numFmt w:val="lowerLetter"/>
      <w:lvlText w:val="%2."/>
      <w:lvlJc w:val="left"/>
      <w:pPr>
        <w:ind w:left="1339" w:hanging="360"/>
      </w:pPr>
    </w:lvl>
    <w:lvl w:ilvl="2">
      <w:start w:val="1"/>
      <w:numFmt w:val="lowerRoman"/>
      <w:lvlText w:val="%3."/>
      <w:lvlJc w:val="right"/>
      <w:pPr>
        <w:ind w:left="2059" w:hanging="180"/>
      </w:pPr>
    </w:lvl>
    <w:lvl w:ilvl="3">
      <w:start w:val="1"/>
      <w:numFmt w:val="decimal"/>
      <w:lvlText w:val="%4."/>
      <w:lvlJc w:val="left"/>
      <w:pPr>
        <w:ind w:left="2779" w:hanging="360"/>
      </w:pPr>
    </w:lvl>
    <w:lvl w:ilvl="4">
      <w:start w:val="1"/>
      <w:numFmt w:val="lowerLetter"/>
      <w:lvlText w:val="%5."/>
      <w:lvlJc w:val="left"/>
      <w:pPr>
        <w:ind w:left="3499" w:hanging="360"/>
      </w:pPr>
    </w:lvl>
    <w:lvl w:ilvl="5">
      <w:start w:val="1"/>
      <w:numFmt w:val="lowerRoman"/>
      <w:lvlText w:val="%6."/>
      <w:lvlJc w:val="right"/>
      <w:pPr>
        <w:ind w:left="4219" w:hanging="180"/>
      </w:pPr>
    </w:lvl>
    <w:lvl w:ilvl="6">
      <w:start w:val="1"/>
      <w:numFmt w:val="decimal"/>
      <w:lvlText w:val="%7."/>
      <w:lvlJc w:val="left"/>
      <w:pPr>
        <w:ind w:left="4939" w:hanging="360"/>
      </w:pPr>
    </w:lvl>
    <w:lvl w:ilvl="7">
      <w:start w:val="1"/>
      <w:numFmt w:val="lowerLetter"/>
      <w:lvlText w:val="%8."/>
      <w:lvlJc w:val="left"/>
      <w:pPr>
        <w:ind w:left="5659" w:hanging="360"/>
      </w:pPr>
    </w:lvl>
    <w:lvl w:ilvl="8">
      <w:start w:val="1"/>
      <w:numFmt w:val="lowerRoman"/>
      <w:lvlText w:val="%9."/>
      <w:lvlJc w:val="right"/>
      <w:pPr>
        <w:ind w:left="6379" w:hanging="180"/>
      </w:pPr>
    </w:lvl>
  </w:abstractNum>
  <w:abstractNum w:abstractNumId="5">
    <w:nsid w:val="2654309A"/>
    <w:multiLevelType w:val="hybridMultilevel"/>
    <w:tmpl w:val="F15A88BC"/>
    <w:lvl w:ilvl="0" w:tplc="3C1435EC">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
    <w:nsid w:val="28224C9A"/>
    <w:multiLevelType w:val="multilevel"/>
    <w:tmpl w:val="C9BAA232"/>
    <w:lvl w:ilvl="0">
      <w:start w:val="1"/>
      <w:numFmt w:val="lowerLetter"/>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7">
    <w:nsid w:val="2884094E"/>
    <w:multiLevelType w:val="hybridMultilevel"/>
    <w:tmpl w:val="39C6F1D6"/>
    <w:lvl w:ilvl="0" w:tplc="22EC2B4A">
      <w:start w:val="3"/>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06C1E78"/>
    <w:multiLevelType w:val="multilevel"/>
    <w:tmpl w:val="32B83DFA"/>
    <w:lvl w:ilvl="0">
      <w:start w:val="1"/>
      <w:numFmt w:val="lowerLetter"/>
      <w:lvlText w:val="%1)"/>
      <w:lvlJc w:val="left"/>
      <w:pPr>
        <w:ind w:left="857" w:hanging="360"/>
      </w:pPr>
    </w:lvl>
    <w:lvl w:ilvl="1">
      <w:start w:val="1"/>
      <w:numFmt w:val="lowerLetter"/>
      <w:lvlText w:val="%2."/>
      <w:lvlJc w:val="left"/>
      <w:pPr>
        <w:ind w:left="1577" w:hanging="360"/>
      </w:pPr>
    </w:lvl>
    <w:lvl w:ilvl="2">
      <w:start w:val="1"/>
      <w:numFmt w:val="lowerRoman"/>
      <w:lvlText w:val="%3."/>
      <w:lvlJc w:val="right"/>
      <w:pPr>
        <w:ind w:left="2297" w:hanging="180"/>
      </w:pPr>
    </w:lvl>
    <w:lvl w:ilvl="3">
      <w:start w:val="1"/>
      <w:numFmt w:val="decimal"/>
      <w:lvlText w:val="%4."/>
      <w:lvlJc w:val="left"/>
      <w:pPr>
        <w:ind w:left="3017" w:hanging="360"/>
      </w:pPr>
    </w:lvl>
    <w:lvl w:ilvl="4">
      <w:start w:val="1"/>
      <w:numFmt w:val="lowerLetter"/>
      <w:lvlText w:val="%5."/>
      <w:lvlJc w:val="left"/>
      <w:pPr>
        <w:ind w:left="3737" w:hanging="360"/>
      </w:pPr>
    </w:lvl>
    <w:lvl w:ilvl="5">
      <w:start w:val="1"/>
      <w:numFmt w:val="lowerRoman"/>
      <w:lvlText w:val="%6."/>
      <w:lvlJc w:val="right"/>
      <w:pPr>
        <w:ind w:left="4457" w:hanging="180"/>
      </w:pPr>
    </w:lvl>
    <w:lvl w:ilvl="6">
      <w:start w:val="1"/>
      <w:numFmt w:val="decimal"/>
      <w:lvlText w:val="%7."/>
      <w:lvlJc w:val="left"/>
      <w:pPr>
        <w:ind w:left="5177" w:hanging="360"/>
      </w:pPr>
    </w:lvl>
    <w:lvl w:ilvl="7">
      <w:start w:val="1"/>
      <w:numFmt w:val="lowerLetter"/>
      <w:lvlText w:val="%8."/>
      <w:lvlJc w:val="left"/>
      <w:pPr>
        <w:ind w:left="5897" w:hanging="360"/>
      </w:pPr>
    </w:lvl>
    <w:lvl w:ilvl="8">
      <w:start w:val="1"/>
      <w:numFmt w:val="lowerRoman"/>
      <w:lvlText w:val="%9."/>
      <w:lvlJc w:val="right"/>
      <w:pPr>
        <w:ind w:left="6617" w:hanging="180"/>
      </w:pPr>
    </w:lvl>
  </w:abstractNum>
  <w:abstractNum w:abstractNumId="9">
    <w:nsid w:val="58341DAE"/>
    <w:multiLevelType w:val="multilevel"/>
    <w:tmpl w:val="867476E0"/>
    <w:lvl w:ilvl="0">
      <w:start w:val="1"/>
      <w:numFmt w:val="lowerLetter"/>
      <w:lvlText w:val="%1)"/>
      <w:lvlJc w:val="left"/>
      <w:pPr>
        <w:ind w:left="1080" w:hanging="360"/>
      </w:pPr>
      <w:rPr>
        <w:i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nsid w:val="5A1A629C"/>
    <w:multiLevelType w:val="hybridMultilevel"/>
    <w:tmpl w:val="0C743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E603281"/>
    <w:multiLevelType w:val="multilevel"/>
    <w:tmpl w:val="8FC2AC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6E800427"/>
    <w:multiLevelType w:val="multilevel"/>
    <w:tmpl w:val="E23E0332"/>
    <w:lvl w:ilvl="0">
      <w:start w:val="1"/>
      <w:numFmt w:val="decimal"/>
      <w:lvlText w:val="Điều %1."/>
      <w:lvlJc w:val="left"/>
      <w:pPr>
        <w:ind w:left="6031" w:hanging="360"/>
      </w:pPr>
      <w:rPr>
        <w:b/>
      </w:rPr>
    </w:lvl>
    <w:lvl w:ilvl="1">
      <w:start w:val="1"/>
      <w:numFmt w:val="lowerLetter"/>
      <w:lvlText w:val="%2)"/>
      <w:lvlJc w:val="left"/>
      <w:pPr>
        <w:ind w:left="1440" w:hanging="360"/>
      </w:pPr>
    </w:lvl>
    <w:lvl w:ilvl="2">
      <w:start w:val="2"/>
      <w:numFmt w:val="bullet"/>
      <w:lvlText w:val="⇨"/>
      <w:lvlJc w:val="left"/>
      <w:pPr>
        <w:ind w:left="2340" w:hanging="360"/>
      </w:pPr>
      <w:rPr>
        <w:rFonts w:ascii="Noto Sans Symbols" w:eastAsia="Noto Sans Symbols" w:hAnsi="Noto Sans Symbols" w:cs="Noto Sans Symbols"/>
      </w:rPr>
    </w:lvl>
    <w:lvl w:ilvl="3">
      <w:start w:val="1"/>
      <w:numFmt w:val="decimal"/>
      <w:lvlText w:val="%4."/>
      <w:lvlJc w:val="left"/>
      <w:pPr>
        <w:ind w:left="243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74FB0C0E"/>
    <w:multiLevelType w:val="hybridMultilevel"/>
    <w:tmpl w:val="8D0EB444"/>
    <w:lvl w:ilvl="0" w:tplc="DB608840">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A474AA8"/>
    <w:multiLevelType w:val="multilevel"/>
    <w:tmpl w:val="957EA542"/>
    <w:lvl w:ilvl="0">
      <w:start w:val="1"/>
      <w:numFmt w:val="lowerLetter"/>
      <w:lvlText w:val="%1)"/>
      <w:lvlJc w:val="left"/>
      <w:pPr>
        <w:ind w:left="1069" w:hanging="360"/>
      </w:pPr>
      <w:rPr>
        <w:b/>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5">
    <w:nsid w:val="7D464989"/>
    <w:multiLevelType w:val="hybridMultilevel"/>
    <w:tmpl w:val="8DFC601E"/>
    <w:lvl w:ilvl="0" w:tplc="8A4285E2">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0"/>
  </w:num>
  <w:num w:numId="3">
    <w:abstractNumId w:val="4"/>
  </w:num>
  <w:num w:numId="4">
    <w:abstractNumId w:val="14"/>
  </w:num>
  <w:num w:numId="5">
    <w:abstractNumId w:val="6"/>
  </w:num>
  <w:num w:numId="6">
    <w:abstractNumId w:val="11"/>
  </w:num>
  <w:num w:numId="7">
    <w:abstractNumId w:val="8"/>
  </w:num>
  <w:num w:numId="8">
    <w:abstractNumId w:val="2"/>
  </w:num>
  <w:num w:numId="9">
    <w:abstractNumId w:val="9"/>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10"/>
  </w:num>
  <w:num w:numId="14">
    <w:abstractNumId w:val="13"/>
  </w:num>
  <w:num w:numId="15">
    <w:abstractNumId w:val="3"/>
  </w:num>
  <w:num w:numId="16">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hideSpellingErrors/>
  <w:trackRevisions/>
  <w:defaultTabStop w:val="720"/>
  <w:characterSpacingControl w:val="doNotCompress"/>
  <w:footnotePr>
    <w:footnote w:id="-1"/>
    <w:footnote w:id="0"/>
  </w:footnotePr>
  <w:endnotePr>
    <w:endnote w:id="-1"/>
    <w:endnote w:id="0"/>
  </w:endnotePr>
  <w:compat/>
  <w:rsids>
    <w:rsidRoot w:val="00686D2C"/>
    <w:rsid w:val="00005A3B"/>
    <w:rsid w:val="00020F63"/>
    <w:rsid w:val="000245DB"/>
    <w:rsid w:val="00030505"/>
    <w:rsid w:val="00036E8F"/>
    <w:rsid w:val="00045588"/>
    <w:rsid w:val="00075591"/>
    <w:rsid w:val="000835CF"/>
    <w:rsid w:val="0009118E"/>
    <w:rsid w:val="00091921"/>
    <w:rsid w:val="000945A2"/>
    <w:rsid w:val="000A3DD7"/>
    <w:rsid w:val="000B2505"/>
    <w:rsid w:val="000C2270"/>
    <w:rsid w:val="000D2DE0"/>
    <w:rsid w:val="000E5ADA"/>
    <w:rsid w:val="000F358A"/>
    <w:rsid w:val="00103208"/>
    <w:rsid w:val="00113BAA"/>
    <w:rsid w:val="0011564A"/>
    <w:rsid w:val="00116278"/>
    <w:rsid w:val="001179F1"/>
    <w:rsid w:val="00124938"/>
    <w:rsid w:val="00125CA2"/>
    <w:rsid w:val="00127244"/>
    <w:rsid w:val="0012758A"/>
    <w:rsid w:val="00151E13"/>
    <w:rsid w:val="00153EFE"/>
    <w:rsid w:val="00160D20"/>
    <w:rsid w:val="00174A07"/>
    <w:rsid w:val="00176F39"/>
    <w:rsid w:val="00182654"/>
    <w:rsid w:val="00184724"/>
    <w:rsid w:val="0018736F"/>
    <w:rsid w:val="001A4426"/>
    <w:rsid w:val="001A735A"/>
    <w:rsid w:val="001A77F8"/>
    <w:rsid w:val="001C0269"/>
    <w:rsid w:val="001E60DE"/>
    <w:rsid w:val="001E64E5"/>
    <w:rsid w:val="001F24A6"/>
    <w:rsid w:val="001F4FD8"/>
    <w:rsid w:val="001F5343"/>
    <w:rsid w:val="00200C54"/>
    <w:rsid w:val="00222AE6"/>
    <w:rsid w:val="00227609"/>
    <w:rsid w:val="0023705B"/>
    <w:rsid w:val="00240C33"/>
    <w:rsid w:val="002428CB"/>
    <w:rsid w:val="00253F60"/>
    <w:rsid w:val="002803DA"/>
    <w:rsid w:val="00285156"/>
    <w:rsid w:val="002A17C5"/>
    <w:rsid w:val="002A5E52"/>
    <w:rsid w:val="002B083B"/>
    <w:rsid w:val="002C028B"/>
    <w:rsid w:val="002C34EA"/>
    <w:rsid w:val="002D0B6D"/>
    <w:rsid w:val="002E469D"/>
    <w:rsid w:val="002F47DD"/>
    <w:rsid w:val="002F7296"/>
    <w:rsid w:val="003068DA"/>
    <w:rsid w:val="0032578F"/>
    <w:rsid w:val="0033527E"/>
    <w:rsid w:val="00335CD6"/>
    <w:rsid w:val="00344EE1"/>
    <w:rsid w:val="00360265"/>
    <w:rsid w:val="00360D6E"/>
    <w:rsid w:val="00366F21"/>
    <w:rsid w:val="003751D6"/>
    <w:rsid w:val="00382BA4"/>
    <w:rsid w:val="003856F8"/>
    <w:rsid w:val="003918E5"/>
    <w:rsid w:val="003A5F9D"/>
    <w:rsid w:val="003A65C4"/>
    <w:rsid w:val="003A7785"/>
    <w:rsid w:val="003B4FC9"/>
    <w:rsid w:val="003B521D"/>
    <w:rsid w:val="003B5A97"/>
    <w:rsid w:val="003D7446"/>
    <w:rsid w:val="003E317F"/>
    <w:rsid w:val="003F2BA1"/>
    <w:rsid w:val="003F4853"/>
    <w:rsid w:val="00402DEF"/>
    <w:rsid w:val="0040356F"/>
    <w:rsid w:val="004067AB"/>
    <w:rsid w:val="00410C2B"/>
    <w:rsid w:val="0041376D"/>
    <w:rsid w:val="00417DC2"/>
    <w:rsid w:val="00417DC4"/>
    <w:rsid w:val="004232EF"/>
    <w:rsid w:val="00441DDE"/>
    <w:rsid w:val="004526A6"/>
    <w:rsid w:val="00465680"/>
    <w:rsid w:val="00472F33"/>
    <w:rsid w:val="00473B94"/>
    <w:rsid w:val="0047762A"/>
    <w:rsid w:val="0048380D"/>
    <w:rsid w:val="004A6648"/>
    <w:rsid w:val="004B5E96"/>
    <w:rsid w:val="004C0FD5"/>
    <w:rsid w:val="004C6BE5"/>
    <w:rsid w:val="004D5658"/>
    <w:rsid w:val="004D79EA"/>
    <w:rsid w:val="004F252B"/>
    <w:rsid w:val="004F4945"/>
    <w:rsid w:val="00501554"/>
    <w:rsid w:val="0050498C"/>
    <w:rsid w:val="00520FB5"/>
    <w:rsid w:val="00523E3C"/>
    <w:rsid w:val="0052623F"/>
    <w:rsid w:val="00527B12"/>
    <w:rsid w:val="00530241"/>
    <w:rsid w:val="00532570"/>
    <w:rsid w:val="00532B3D"/>
    <w:rsid w:val="00537D4C"/>
    <w:rsid w:val="005445B8"/>
    <w:rsid w:val="0054706E"/>
    <w:rsid w:val="00554582"/>
    <w:rsid w:val="005666E4"/>
    <w:rsid w:val="00567AED"/>
    <w:rsid w:val="00576A06"/>
    <w:rsid w:val="00582E75"/>
    <w:rsid w:val="0058365A"/>
    <w:rsid w:val="005872CB"/>
    <w:rsid w:val="00591B76"/>
    <w:rsid w:val="005A29C2"/>
    <w:rsid w:val="005C2F17"/>
    <w:rsid w:val="005C57D1"/>
    <w:rsid w:val="005D2088"/>
    <w:rsid w:val="005D3B43"/>
    <w:rsid w:val="005D6153"/>
    <w:rsid w:val="005D72AB"/>
    <w:rsid w:val="005E3BC0"/>
    <w:rsid w:val="005F7FC6"/>
    <w:rsid w:val="00600272"/>
    <w:rsid w:val="00604805"/>
    <w:rsid w:val="00606856"/>
    <w:rsid w:val="00617215"/>
    <w:rsid w:val="00653CC8"/>
    <w:rsid w:val="00664D22"/>
    <w:rsid w:val="00667806"/>
    <w:rsid w:val="00686D2C"/>
    <w:rsid w:val="006B0FAA"/>
    <w:rsid w:val="006C1FFD"/>
    <w:rsid w:val="006C43E3"/>
    <w:rsid w:val="006D53D9"/>
    <w:rsid w:val="006D5903"/>
    <w:rsid w:val="006D71BB"/>
    <w:rsid w:val="006F0B8E"/>
    <w:rsid w:val="006F0FCA"/>
    <w:rsid w:val="0071046E"/>
    <w:rsid w:val="0071347C"/>
    <w:rsid w:val="00726B3B"/>
    <w:rsid w:val="00727BF5"/>
    <w:rsid w:val="0074133F"/>
    <w:rsid w:val="00764871"/>
    <w:rsid w:val="00765471"/>
    <w:rsid w:val="00766A06"/>
    <w:rsid w:val="007705CF"/>
    <w:rsid w:val="007737AB"/>
    <w:rsid w:val="00774716"/>
    <w:rsid w:val="00774B4B"/>
    <w:rsid w:val="007765D7"/>
    <w:rsid w:val="0078590B"/>
    <w:rsid w:val="007A60E2"/>
    <w:rsid w:val="007A7BCB"/>
    <w:rsid w:val="007B47BF"/>
    <w:rsid w:val="007C3898"/>
    <w:rsid w:val="007C62ED"/>
    <w:rsid w:val="007D1800"/>
    <w:rsid w:val="007D6AC0"/>
    <w:rsid w:val="007E0410"/>
    <w:rsid w:val="007E2CF2"/>
    <w:rsid w:val="00803C4E"/>
    <w:rsid w:val="00811323"/>
    <w:rsid w:val="00817A81"/>
    <w:rsid w:val="00820A38"/>
    <w:rsid w:val="008254F0"/>
    <w:rsid w:val="00832465"/>
    <w:rsid w:val="00842325"/>
    <w:rsid w:val="00842559"/>
    <w:rsid w:val="00842A01"/>
    <w:rsid w:val="0084306C"/>
    <w:rsid w:val="008622F2"/>
    <w:rsid w:val="00864238"/>
    <w:rsid w:val="008800DD"/>
    <w:rsid w:val="00881C00"/>
    <w:rsid w:val="00892180"/>
    <w:rsid w:val="00895AD7"/>
    <w:rsid w:val="008A2C0D"/>
    <w:rsid w:val="008A483F"/>
    <w:rsid w:val="008A75F6"/>
    <w:rsid w:val="008B24DB"/>
    <w:rsid w:val="008C3491"/>
    <w:rsid w:val="008D029A"/>
    <w:rsid w:val="008D3AAA"/>
    <w:rsid w:val="008D58BD"/>
    <w:rsid w:val="008D75F4"/>
    <w:rsid w:val="009054D7"/>
    <w:rsid w:val="00913EBF"/>
    <w:rsid w:val="009241AA"/>
    <w:rsid w:val="0092427B"/>
    <w:rsid w:val="009365C7"/>
    <w:rsid w:val="009516AD"/>
    <w:rsid w:val="00956C42"/>
    <w:rsid w:val="00985DDD"/>
    <w:rsid w:val="00993159"/>
    <w:rsid w:val="009A0F0A"/>
    <w:rsid w:val="009A402D"/>
    <w:rsid w:val="009C1E95"/>
    <w:rsid w:val="009C29CE"/>
    <w:rsid w:val="009C7F89"/>
    <w:rsid w:val="00A10F92"/>
    <w:rsid w:val="00A1248F"/>
    <w:rsid w:val="00A1633D"/>
    <w:rsid w:val="00A236B4"/>
    <w:rsid w:val="00A319F5"/>
    <w:rsid w:val="00A40D8A"/>
    <w:rsid w:val="00A50C74"/>
    <w:rsid w:val="00A5554E"/>
    <w:rsid w:val="00A724D2"/>
    <w:rsid w:val="00A72CBE"/>
    <w:rsid w:val="00A8769A"/>
    <w:rsid w:val="00A914C9"/>
    <w:rsid w:val="00A92621"/>
    <w:rsid w:val="00AA42C6"/>
    <w:rsid w:val="00AB6CDF"/>
    <w:rsid w:val="00AD381A"/>
    <w:rsid w:val="00AE0276"/>
    <w:rsid w:val="00AE6038"/>
    <w:rsid w:val="00AF2027"/>
    <w:rsid w:val="00AF2979"/>
    <w:rsid w:val="00B022EA"/>
    <w:rsid w:val="00B04DF5"/>
    <w:rsid w:val="00B07FE8"/>
    <w:rsid w:val="00B1010C"/>
    <w:rsid w:val="00B17707"/>
    <w:rsid w:val="00B208B1"/>
    <w:rsid w:val="00B2444D"/>
    <w:rsid w:val="00B40F32"/>
    <w:rsid w:val="00B5298C"/>
    <w:rsid w:val="00B559C4"/>
    <w:rsid w:val="00B616F6"/>
    <w:rsid w:val="00B678A2"/>
    <w:rsid w:val="00B718BC"/>
    <w:rsid w:val="00B756E3"/>
    <w:rsid w:val="00B759E1"/>
    <w:rsid w:val="00B80E12"/>
    <w:rsid w:val="00B81291"/>
    <w:rsid w:val="00B81801"/>
    <w:rsid w:val="00B83B41"/>
    <w:rsid w:val="00B84F36"/>
    <w:rsid w:val="00B94BCA"/>
    <w:rsid w:val="00BA1781"/>
    <w:rsid w:val="00BC3B28"/>
    <w:rsid w:val="00BC781C"/>
    <w:rsid w:val="00BD0454"/>
    <w:rsid w:val="00BE3A8A"/>
    <w:rsid w:val="00BE5350"/>
    <w:rsid w:val="00BF4E49"/>
    <w:rsid w:val="00C27837"/>
    <w:rsid w:val="00C37AD6"/>
    <w:rsid w:val="00C517E4"/>
    <w:rsid w:val="00C52668"/>
    <w:rsid w:val="00C52CF7"/>
    <w:rsid w:val="00C614FF"/>
    <w:rsid w:val="00C6486B"/>
    <w:rsid w:val="00C73450"/>
    <w:rsid w:val="00C74703"/>
    <w:rsid w:val="00C76538"/>
    <w:rsid w:val="00C77F86"/>
    <w:rsid w:val="00C9030A"/>
    <w:rsid w:val="00CA6908"/>
    <w:rsid w:val="00CC581F"/>
    <w:rsid w:val="00CD06AF"/>
    <w:rsid w:val="00CF5DDD"/>
    <w:rsid w:val="00CF6F3B"/>
    <w:rsid w:val="00CF7210"/>
    <w:rsid w:val="00D02B10"/>
    <w:rsid w:val="00D15AC5"/>
    <w:rsid w:val="00D21B90"/>
    <w:rsid w:val="00D2484A"/>
    <w:rsid w:val="00D36072"/>
    <w:rsid w:val="00D400CD"/>
    <w:rsid w:val="00D47C44"/>
    <w:rsid w:val="00D63167"/>
    <w:rsid w:val="00D870C6"/>
    <w:rsid w:val="00D93BB1"/>
    <w:rsid w:val="00DA2286"/>
    <w:rsid w:val="00DA6674"/>
    <w:rsid w:val="00DA7651"/>
    <w:rsid w:val="00DB1632"/>
    <w:rsid w:val="00DB3491"/>
    <w:rsid w:val="00DB3DC0"/>
    <w:rsid w:val="00DB4CC5"/>
    <w:rsid w:val="00DC0564"/>
    <w:rsid w:val="00DD2B8C"/>
    <w:rsid w:val="00DE0773"/>
    <w:rsid w:val="00DE5D27"/>
    <w:rsid w:val="00DE76CE"/>
    <w:rsid w:val="00DF6D47"/>
    <w:rsid w:val="00E145EF"/>
    <w:rsid w:val="00E14D9F"/>
    <w:rsid w:val="00E1752C"/>
    <w:rsid w:val="00E25302"/>
    <w:rsid w:val="00E422FC"/>
    <w:rsid w:val="00E45E37"/>
    <w:rsid w:val="00E468F5"/>
    <w:rsid w:val="00E47441"/>
    <w:rsid w:val="00E47732"/>
    <w:rsid w:val="00E605A9"/>
    <w:rsid w:val="00E61E0E"/>
    <w:rsid w:val="00E63C30"/>
    <w:rsid w:val="00E7099D"/>
    <w:rsid w:val="00E71484"/>
    <w:rsid w:val="00E76500"/>
    <w:rsid w:val="00E8377A"/>
    <w:rsid w:val="00E92512"/>
    <w:rsid w:val="00E9593B"/>
    <w:rsid w:val="00E9691D"/>
    <w:rsid w:val="00EB0527"/>
    <w:rsid w:val="00EB19BD"/>
    <w:rsid w:val="00EC27A0"/>
    <w:rsid w:val="00EC3367"/>
    <w:rsid w:val="00ED1936"/>
    <w:rsid w:val="00ED7EEF"/>
    <w:rsid w:val="00EE3A86"/>
    <w:rsid w:val="00EE63CF"/>
    <w:rsid w:val="00EF224D"/>
    <w:rsid w:val="00EF2994"/>
    <w:rsid w:val="00F01FCB"/>
    <w:rsid w:val="00F02938"/>
    <w:rsid w:val="00F03678"/>
    <w:rsid w:val="00F20C39"/>
    <w:rsid w:val="00F21E50"/>
    <w:rsid w:val="00F25F61"/>
    <w:rsid w:val="00F33E8E"/>
    <w:rsid w:val="00F414B1"/>
    <w:rsid w:val="00F4187F"/>
    <w:rsid w:val="00F440B7"/>
    <w:rsid w:val="00F5284D"/>
    <w:rsid w:val="00F574D9"/>
    <w:rsid w:val="00F641C6"/>
    <w:rsid w:val="00F723BB"/>
    <w:rsid w:val="00F723C0"/>
    <w:rsid w:val="00F76180"/>
    <w:rsid w:val="00F76B40"/>
    <w:rsid w:val="00F82BF7"/>
    <w:rsid w:val="00F93DB1"/>
    <w:rsid w:val="00F949B8"/>
    <w:rsid w:val="00FA1BEA"/>
    <w:rsid w:val="00FA27DE"/>
    <w:rsid w:val="00FA3843"/>
    <w:rsid w:val="00FA71C7"/>
    <w:rsid w:val="00FB217F"/>
    <w:rsid w:val="00FB60B3"/>
    <w:rsid w:val="00FC1CDC"/>
    <w:rsid w:val="00FC6FE2"/>
    <w:rsid w:val="00FD559A"/>
    <w:rsid w:val="00FF3CD3"/>
    <w:rsid w:val="00FF3DDD"/>
    <w:rsid w:val="00FF6A0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6D2C"/>
    <w:pPr>
      <w:spacing w:after="120" w:line="324" w:lineRule="auto"/>
      <w:jc w:val="both"/>
    </w:pPr>
    <w:rPr>
      <w:rFonts w:ascii="Times New Roman" w:eastAsia="Times New Roman" w:hAnsi="Times New Roman" w:cs="Times New Roman"/>
      <w:sz w:val="26"/>
      <w:szCs w:val="26"/>
      <w:lang w:val="vi-VN"/>
    </w:rPr>
  </w:style>
  <w:style w:type="paragraph" w:styleId="Heading1">
    <w:name w:val="heading 1"/>
    <w:basedOn w:val="Normal"/>
    <w:next w:val="Normal"/>
    <w:link w:val="Heading1Char"/>
    <w:uiPriority w:val="9"/>
    <w:qFormat/>
    <w:rsid w:val="00686D2C"/>
    <w:pPr>
      <w:keepNext/>
      <w:keepLines/>
      <w:spacing w:before="240"/>
      <w:jc w:val="left"/>
      <w:outlineLvl w:val="0"/>
    </w:pPr>
  </w:style>
  <w:style w:type="paragraph" w:styleId="Heading2">
    <w:name w:val="heading 2"/>
    <w:basedOn w:val="Normal"/>
    <w:next w:val="Normal"/>
    <w:link w:val="Heading2Char"/>
    <w:uiPriority w:val="9"/>
    <w:unhideWhenUsed/>
    <w:qFormat/>
    <w:rsid w:val="00686D2C"/>
    <w:pPr>
      <w:keepNext/>
      <w:keepLines/>
      <w:spacing w:before="120"/>
      <w:ind w:firstLine="567"/>
      <w:jc w:val="left"/>
      <w:outlineLvl w:val="1"/>
    </w:pPr>
    <w:rPr>
      <w:b/>
      <w:sz w:val="28"/>
      <w:szCs w:val="28"/>
      <w:highlight w:val="white"/>
    </w:rPr>
  </w:style>
  <w:style w:type="paragraph" w:styleId="Heading3">
    <w:name w:val="heading 3"/>
    <w:basedOn w:val="Normal"/>
    <w:next w:val="Normal"/>
    <w:link w:val="Heading3Char"/>
    <w:uiPriority w:val="9"/>
    <w:semiHidden/>
    <w:unhideWhenUsed/>
    <w:qFormat/>
    <w:rsid w:val="00686D2C"/>
    <w:pPr>
      <w:keepNext/>
      <w:widowControl w:val="0"/>
      <w:spacing w:after="0" w:line="240" w:lineRule="auto"/>
      <w:ind w:firstLine="709"/>
      <w:outlineLvl w:val="2"/>
    </w:pPr>
    <w:rPr>
      <w:b/>
      <w:sz w:val="28"/>
      <w:szCs w:val="28"/>
    </w:rPr>
  </w:style>
  <w:style w:type="paragraph" w:styleId="Heading4">
    <w:name w:val="heading 4"/>
    <w:basedOn w:val="Normal"/>
    <w:next w:val="Normal"/>
    <w:link w:val="Heading4Char"/>
    <w:uiPriority w:val="9"/>
    <w:semiHidden/>
    <w:unhideWhenUsed/>
    <w:qFormat/>
    <w:rsid w:val="00686D2C"/>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686D2C"/>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rsid w:val="00686D2C"/>
    <w:pPr>
      <w:keepNext/>
      <w:keepLines/>
      <w:spacing w:before="40" w:after="0"/>
      <w:outlineLvl w:val="5"/>
    </w:pPr>
    <w:rPr>
      <w:rFonts w:ascii="Calibri" w:eastAsia="Calibri" w:hAnsi="Calibri" w:cs="Calibri"/>
      <w:color w:val="1E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D2C"/>
    <w:rPr>
      <w:rFonts w:ascii="Times New Roman" w:eastAsia="Times New Roman" w:hAnsi="Times New Roman" w:cs="Times New Roman"/>
      <w:sz w:val="26"/>
      <w:szCs w:val="26"/>
      <w:lang w:val="vi-VN"/>
    </w:rPr>
  </w:style>
  <w:style w:type="character" w:customStyle="1" w:styleId="Heading2Char">
    <w:name w:val="Heading 2 Char"/>
    <w:basedOn w:val="DefaultParagraphFont"/>
    <w:link w:val="Heading2"/>
    <w:uiPriority w:val="9"/>
    <w:rsid w:val="00686D2C"/>
    <w:rPr>
      <w:rFonts w:ascii="Times New Roman" w:eastAsia="Times New Roman" w:hAnsi="Times New Roman" w:cs="Times New Roman"/>
      <w:b/>
      <w:sz w:val="28"/>
      <w:szCs w:val="28"/>
      <w:highlight w:val="white"/>
      <w:lang w:val="vi-VN"/>
    </w:rPr>
  </w:style>
  <w:style w:type="character" w:customStyle="1" w:styleId="Heading3Char">
    <w:name w:val="Heading 3 Char"/>
    <w:basedOn w:val="DefaultParagraphFont"/>
    <w:link w:val="Heading3"/>
    <w:uiPriority w:val="9"/>
    <w:semiHidden/>
    <w:rsid w:val="00686D2C"/>
    <w:rPr>
      <w:rFonts w:ascii="Times New Roman" w:eastAsia="Times New Roman" w:hAnsi="Times New Roman" w:cs="Times New Roman"/>
      <w:b/>
      <w:sz w:val="28"/>
      <w:szCs w:val="28"/>
      <w:lang w:val="vi-VN"/>
    </w:rPr>
  </w:style>
  <w:style w:type="character" w:customStyle="1" w:styleId="Heading4Char">
    <w:name w:val="Heading 4 Char"/>
    <w:basedOn w:val="DefaultParagraphFont"/>
    <w:link w:val="Heading4"/>
    <w:uiPriority w:val="9"/>
    <w:semiHidden/>
    <w:rsid w:val="00686D2C"/>
    <w:rPr>
      <w:rFonts w:ascii="Times New Roman" w:eastAsia="Times New Roman" w:hAnsi="Times New Roman" w:cs="Times New Roman"/>
      <w:b/>
      <w:sz w:val="24"/>
      <w:szCs w:val="24"/>
      <w:lang w:val="vi-VN"/>
    </w:rPr>
  </w:style>
  <w:style w:type="character" w:customStyle="1" w:styleId="Heading5Char">
    <w:name w:val="Heading 5 Char"/>
    <w:basedOn w:val="DefaultParagraphFont"/>
    <w:link w:val="Heading5"/>
    <w:uiPriority w:val="9"/>
    <w:semiHidden/>
    <w:rsid w:val="00686D2C"/>
    <w:rPr>
      <w:rFonts w:ascii="Times New Roman" w:eastAsia="Times New Roman" w:hAnsi="Times New Roman" w:cs="Times New Roman"/>
      <w:b/>
      <w:lang w:val="vi-VN"/>
    </w:rPr>
  </w:style>
  <w:style w:type="character" w:customStyle="1" w:styleId="Heading6Char">
    <w:name w:val="Heading 6 Char"/>
    <w:basedOn w:val="DefaultParagraphFont"/>
    <w:link w:val="Heading6"/>
    <w:uiPriority w:val="9"/>
    <w:semiHidden/>
    <w:rsid w:val="00686D2C"/>
    <w:rPr>
      <w:rFonts w:ascii="Calibri" w:eastAsia="Calibri" w:hAnsi="Calibri" w:cs="Calibri"/>
      <w:color w:val="1E4D78"/>
      <w:sz w:val="26"/>
      <w:szCs w:val="26"/>
      <w:lang w:val="vi-VN"/>
    </w:rPr>
  </w:style>
  <w:style w:type="paragraph" w:styleId="Title">
    <w:name w:val="Title"/>
    <w:basedOn w:val="Normal"/>
    <w:next w:val="Normal"/>
    <w:link w:val="TitleChar"/>
    <w:uiPriority w:val="10"/>
    <w:qFormat/>
    <w:rsid w:val="00686D2C"/>
    <w:pPr>
      <w:keepNext/>
      <w:keepLines/>
      <w:spacing w:before="480"/>
    </w:pPr>
    <w:rPr>
      <w:b/>
      <w:sz w:val="72"/>
      <w:szCs w:val="72"/>
    </w:rPr>
  </w:style>
  <w:style w:type="character" w:customStyle="1" w:styleId="TitleChar">
    <w:name w:val="Title Char"/>
    <w:basedOn w:val="DefaultParagraphFont"/>
    <w:link w:val="Title"/>
    <w:uiPriority w:val="10"/>
    <w:rsid w:val="00686D2C"/>
    <w:rPr>
      <w:rFonts w:ascii="Times New Roman" w:eastAsia="Times New Roman" w:hAnsi="Times New Roman" w:cs="Times New Roman"/>
      <w:b/>
      <w:sz w:val="72"/>
      <w:szCs w:val="72"/>
      <w:lang w:val="vi-VN"/>
    </w:rPr>
  </w:style>
  <w:style w:type="paragraph" w:styleId="Subtitle">
    <w:name w:val="Subtitle"/>
    <w:basedOn w:val="Normal"/>
    <w:next w:val="Normal"/>
    <w:link w:val="SubtitleChar"/>
    <w:uiPriority w:val="11"/>
    <w:qFormat/>
    <w:rsid w:val="00686D2C"/>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686D2C"/>
    <w:rPr>
      <w:rFonts w:ascii="Georgia" w:eastAsia="Georgia" w:hAnsi="Georgia" w:cs="Georgia"/>
      <w:i/>
      <w:color w:val="666666"/>
      <w:sz w:val="48"/>
      <w:szCs w:val="48"/>
      <w:lang w:val="vi-VN"/>
    </w:rPr>
  </w:style>
  <w:style w:type="paragraph" w:styleId="CommentText">
    <w:name w:val="annotation text"/>
    <w:basedOn w:val="Normal"/>
    <w:link w:val="CommentTextChar"/>
    <w:uiPriority w:val="99"/>
    <w:unhideWhenUsed/>
    <w:rsid w:val="00686D2C"/>
    <w:pPr>
      <w:spacing w:line="240" w:lineRule="auto"/>
    </w:pPr>
    <w:rPr>
      <w:sz w:val="20"/>
      <w:szCs w:val="20"/>
    </w:rPr>
  </w:style>
  <w:style w:type="character" w:customStyle="1" w:styleId="CommentTextChar">
    <w:name w:val="Comment Text Char"/>
    <w:basedOn w:val="DefaultParagraphFont"/>
    <w:link w:val="CommentText"/>
    <w:uiPriority w:val="99"/>
    <w:rsid w:val="00686D2C"/>
    <w:rPr>
      <w:rFonts w:ascii="Times New Roman" w:eastAsia="Times New Roman" w:hAnsi="Times New Roman" w:cs="Times New Roman"/>
      <w:sz w:val="20"/>
      <w:szCs w:val="20"/>
      <w:lang w:val="vi-VN"/>
    </w:rPr>
  </w:style>
  <w:style w:type="character" w:styleId="CommentReference">
    <w:name w:val="annotation reference"/>
    <w:basedOn w:val="DefaultParagraphFont"/>
    <w:uiPriority w:val="99"/>
    <w:semiHidden/>
    <w:unhideWhenUsed/>
    <w:rsid w:val="00686D2C"/>
    <w:rPr>
      <w:sz w:val="16"/>
      <w:szCs w:val="16"/>
    </w:rPr>
  </w:style>
  <w:style w:type="paragraph" w:styleId="BalloonText">
    <w:name w:val="Balloon Text"/>
    <w:basedOn w:val="Normal"/>
    <w:link w:val="BalloonTextChar"/>
    <w:uiPriority w:val="99"/>
    <w:semiHidden/>
    <w:unhideWhenUsed/>
    <w:rsid w:val="00686D2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6D2C"/>
    <w:rPr>
      <w:rFonts w:ascii="Segoe UI" w:eastAsia="Times New Roman" w:hAnsi="Segoe UI" w:cs="Segoe UI"/>
      <w:sz w:val="18"/>
      <w:szCs w:val="18"/>
      <w:lang w:val="vi-VN"/>
    </w:rPr>
  </w:style>
  <w:style w:type="paragraph" w:styleId="ListParagraph">
    <w:name w:val="List Paragraph"/>
    <w:basedOn w:val="Normal"/>
    <w:uiPriority w:val="34"/>
    <w:qFormat/>
    <w:rsid w:val="00686D2C"/>
    <w:pPr>
      <w:ind w:left="720"/>
      <w:contextualSpacing/>
    </w:pPr>
  </w:style>
  <w:style w:type="character" w:styleId="Hyperlink">
    <w:name w:val="Hyperlink"/>
    <w:basedOn w:val="DefaultParagraphFont"/>
    <w:uiPriority w:val="99"/>
    <w:unhideWhenUsed/>
    <w:rsid w:val="00686D2C"/>
    <w:rPr>
      <w:color w:val="0000FF"/>
      <w:u w:val="single"/>
    </w:rPr>
  </w:style>
  <w:style w:type="paragraph" w:styleId="CommentSubject">
    <w:name w:val="annotation subject"/>
    <w:basedOn w:val="CommentText"/>
    <w:next w:val="CommentText"/>
    <w:link w:val="CommentSubjectChar"/>
    <w:uiPriority w:val="99"/>
    <w:semiHidden/>
    <w:unhideWhenUsed/>
    <w:rsid w:val="00686D2C"/>
    <w:rPr>
      <w:b/>
      <w:bCs/>
    </w:rPr>
  </w:style>
  <w:style w:type="character" w:customStyle="1" w:styleId="CommentSubjectChar">
    <w:name w:val="Comment Subject Char"/>
    <w:basedOn w:val="CommentTextChar"/>
    <w:link w:val="CommentSubject"/>
    <w:uiPriority w:val="99"/>
    <w:semiHidden/>
    <w:rsid w:val="00686D2C"/>
    <w:rPr>
      <w:rFonts w:ascii="Times New Roman" w:eastAsia="Times New Roman" w:hAnsi="Times New Roman" w:cs="Times New Roman"/>
      <w:b/>
      <w:bCs/>
      <w:sz w:val="20"/>
      <w:szCs w:val="20"/>
      <w:lang w:val="vi-VN"/>
    </w:rPr>
  </w:style>
  <w:style w:type="character" w:customStyle="1" w:styleId="UnresolvedMention1">
    <w:name w:val="Unresolved Mention1"/>
    <w:basedOn w:val="DefaultParagraphFont"/>
    <w:uiPriority w:val="99"/>
    <w:semiHidden/>
    <w:unhideWhenUsed/>
    <w:rsid w:val="00686D2C"/>
    <w:rPr>
      <w:color w:val="605E5C"/>
      <w:shd w:val="clear" w:color="auto" w:fill="E1DFDD"/>
    </w:rPr>
  </w:style>
  <w:style w:type="paragraph" w:styleId="NormalWeb">
    <w:name w:val="Normal (Web)"/>
    <w:basedOn w:val="Normal"/>
    <w:uiPriority w:val="99"/>
    <w:semiHidden/>
    <w:unhideWhenUsed/>
    <w:rsid w:val="00686D2C"/>
    <w:pPr>
      <w:spacing w:before="100" w:beforeAutospacing="1" w:after="100" w:afterAutospacing="1" w:line="240" w:lineRule="auto"/>
      <w:jc w:val="left"/>
    </w:pPr>
    <w:rPr>
      <w:sz w:val="24"/>
      <w:szCs w:val="24"/>
      <w:lang w:val="en-GB" w:eastAsia="en-GB"/>
    </w:rPr>
  </w:style>
  <w:style w:type="paragraph" w:styleId="Revision">
    <w:name w:val="Revision"/>
    <w:hidden/>
    <w:uiPriority w:val="99"/>
    <w:semiHidden/>
    <w:rsid w:val="00686D2C"/>
    <w:pPr>
      <w:spacing w:after="0" w:line="240" w:lineRule="auto"/>
    </w:pPr>
    <w:rPr>
      <w:rFonts w:ascii="Times New Roman" w:eastAsia="Times New Roman" w:hAnsi="Times New Roman" w:cs="Times New Roman"/>
      <w:sz w:val="26"/>
      <w:szCs w:val="26"/>
      <w:lang w:val="vi-VN"/>
    </w:rPr>
  </w:style>
  <w:style w:type="paragraph" w:styleId="Header">
    <w:name w:val="header"/>
    <w:basedOn w:val="Normal"/>
    <w:link w:val="HeaderChar"/>
    <w:uiPriority w:val="99"/>
    <w:semiHidden/>
    <w:unhideWhenUsed/>
    <w:rsid w:val="006D53D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D53D9"/>
    <w:rPr>
      <w:rFonts w:ascii="Times New Roman" w:eastAsia="Times New Roman" w:hAnsi="Times New Roman" w:cs="Times New Roman"/>
      <w:sz w:val="26"/>
      <w:szCs w:val="26"/>
      <w:lang w:val="vi-VN"/>
    </w:rPr>
  </w:style>
  <w:style w:type="paragraph" w:styleId="Footer">
    <w:name w:val="footer"/>
    <w:basedOn w:val="Normal"/>
    <w:link w:val="FooterChar"/>
    <w:uiPriority w:val="99"/>
    <w:semiHidden/>
    <w:unhideWhenUsed/>
    <w:rsid w:val="006D53D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D53D9"/>
    <w:rPr>
      <w:rFonts w:ascii="Times New Roman" w:eastAsia="Times New Roman" w:hAnsi="Times New Roman" w:cs="Times New Roman"/>
      <w:sz w:val="26"/>
      <w:szCs w:val="26"/>
      <w:lang w:val="vi-VN"/>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3A9507-993C-4541-9230-31AFA121FD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28</Pages>
  <Words>8604</Words>
  <Characters>49049</Characters>
  <Application>Microsoft Office Word</Application>
  <DocSecurity>0</DocSecurity>
  <Lines>408</Lines>
  <Paragraphs>115</Paragraphs>
  <ScaleCrop>false</ScaleCrop>
  <HeadingPairs>
    <vt:vector size="2" baseType="variant">
      <vt:variant>
        <vt:lpstr>Title</vt:lpstr>
      </vt:variant>
      <vt:variant>
        <vt:i4>1</vt:i4>
      </vt:variant>
    </vt:vector>
  </HeadingPairs>
  <TitlesOfParts>
    <vt:vector size="1" baseType="lpstr">
      <vt:lpstr/>
    </vt:vector>
  </TitlesOfParts>
  <Company>BTC</Company>
  <LinksUpToDate>false</LinksUpToDate>
  <CharactersWithSpaces>57538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Viet Anh</dc:creator>
  <cp:lastModifiedBy>Do Thanh Lam</cp:lastModifiedBy>
  <cp:revision>3</cp:revision>
  <cp:lastPrinted>2026-01-15T01:48:00Z</cp:lastPrinted>
  <dcterms:created xsi:type="dcterms:W3CDTF">2026-01-19T03:19:00Z</dcterms:created>
  <dcterms:modified xsi:type="dcterms:W3CDTF">2026-01-19T04:02:00Z</dcterms:modified>
</cp:coreProperties>
</file>